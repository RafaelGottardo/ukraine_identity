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C0D4" w14:textId="77777777" w:rsidR="001853A7" w:rsidRPr="001853A7" w:rsidRDefault="001853A7">
      <w:pPr>
        <w:rPr>
          <w:b/>
          <w:bCs/>
        </w:rPr>
      </w:pPr>
      <w:r w:rsidRPr="001853A7">
        <w:rPr>
          <w:b/>
          <w:bCs/>
        </w:rPr>
        <w:t>Notes from meeting with Maria in break</w:t>
      </w:r>
    </w:p>
    <w:p w14:paraId="7C26D8BF" w14:textId="219E5B28" w:rsidR="001853A7" w:rsidRDefault="00AB6D76">
      <w:r>
        <w:t>We are shifting away from our previous classification of pro Russia, ambiguous</w:t>
      </w:r>
      <w:r w:rsidR="00C72BC9">
        <w:t xml:space="preserve"> </w:t>
      </w:r>
      <w:r w:rsidR="004E6C6C">
        <w:t xml:space="preserve">, appeasers, </w:t>
      </w:r>
      <w:r w:rsidR="00C72BC9">
        <w:t xml:space="preserve">and so on. </w:t>
      </w:r>
    </w:p>
    <w:p w14:paraId="54BAA6F8" w14:textId="77777777" w:rsidR="00C72BC9" w:rsidRDefault="00C72BC9"/>
    <w:p w14:paraId="16582A75" w14:textId="346742DF" w:rsidR="00C72BC9" w:rsidRDefault="00C72BC9">
      <w:r>
        <w:t>I</w:t>
      </w:r>
      <w:r w:rsidRPr="004D424A">
        <w:rPr>
          <w:b/>
          <w:bCs/>
        </w:rPr>
        <w:t xml:space="preserve">NSTEAD </w:t>
      </w:r>
      <w:r>
        <w:t xml:space="preserve">we propose a new classification: </w:t>
      </w:r>
    </w:p>
    <w:p w14:paraId="47EB01A8" w14:textId="787D3DE0" w:rsidR="00093047" w:rsidRDefault="001853A7">
      <w:r>
        <w:t xml:space="preserve">--we should distinguish </w:t>
      </w:r>
      <w:r w:rsidR="00A24F02" w:rsidRPr="001853A7">
        <w:t xml:space="preserve">situational </w:t>
      </w:r>
      <w:r>
        <w:t>pro-</w:t>
      </w:r>
      <w:r w:rsidR="00A24F02" w:rsidRPr="001853A7">
        <w:t>rus</w:t>
      </w:r>
      <w:r w:rsidR="00C72BC9">
        <w:t>s</w:t>
      </w:r>
      <w:r w:rsidR="00A24F02" w:rsidRPr="001853A7">
        <w:t>ia attitudes versus</w:t>
      </w:r>
      <w:r>
        <w:t xml:space="preserve"> ideological pro-Russia attitudes (better than what we had before). </w:t>
      </w:r>
    </w:p>
    <w:p w14:paraId="29436D35" w14:textId="77777777" w:rsidR="00EC70AD" w:rsidRPr="001853A7" w:rsidRDefault="00EC70AD"/>
    <w:p w14:paraId="30AB52D7" w14:textId="77777777" w:rsidR="00EC70AD" w:rsidRDefault="00EC70AD" w:rsidP="00EC70AD"/>
    <w:p w14:paraId="3795E084" w14:textId="63CEB89E" w:rsidR="00EC70AD" w:rsidRPr="004E632C" w:rsidRDefault="004D424A" w:rsidP="00EC70AD">
      <w:pPr>
        <w:rPr>
          <w:b/>
          <w:bCs/>
        </w:rPr>
      </w:pPr>
      <w:r>
        <w:rPr>
          <w:b/>
          <w:bCs/>
        </w:rPr>
        <w:t>-</w:t>
      </w:r>
      <w:r w:rsidR="00EC70AD" w:rsidRPr="004E632C">
        <w:rPr>
          <w:b/>
          <w:bCs/>
        </w:rPr>
        <w:t>-&gt;What is a pro-Russian ideology</w:t>
      </w:r>
      <w:r w:rsidR="001623F0">
        <w:rPr>
          <w:b/>
          <w:bCs/>
        </w:rPr>
        <w:t>?</w:t>
      </w:r>
    </w:p>
    <w:p w14:paraId="0BD2FCB3" w14:textId="77777777" w:rsidR="00EC70AD" w:rsidRDefault="00EC70AD" w:rsidP="00EC70AD">
      <w:r>
        <w:t>--Categorial decision to support Russia no matter what</w:t>
      </w:r>
    </w:p>
    <w:p w14:paraId="38352337" w14:textId="77777777" w:rsidR="00EC70AD" w:rsidRDefault="00EC70AD" w:rsidP="00EC70AD">
      <w:pPr>
        <w:rPr>
          <w:ins w:id="0" w:author="Maria Popova, Prof" w:date="2026-03-11T11:27:00Z" w16du:dateUtc="2026-03-11T15:27:00Z"/>
        </w:rPr>
      </w:pPr>
      <w:r>
        <w:t>--Russia is an ally and a friend that can be trusted</w:t>
      </w:r>
    </w:p>
    <w:p w14:paraId="21A41F33" w14:textId="7B6D1C1E" w:rsidR="005E3055" w:rsidRDefault="005E3055" w:rsidP="00EC70AD">
      <w:ins w:id="1" w:author="Maria Popova, Prof" w:date="2026-03-11T11:27:00Z" w16du:dateUtc="2026-03-11T15:27:00Z">
        <w:r>
          <w:t xml:space="preserve">--Russia is </w:t>
        </w:r>
      </w:ins>
      <w:ins w:id="2" w:author="Maria Popova, Prof" w:date="2026-03-11T11:28:00Z" w16du:dateUtc="2026-03-11T15:28:00Z">
        <w:r w:rsidR="0073714A">
          <w:t xml:space="preserve">a good state and </w:t>
        </w:r>
      </w:ins>
      <w:ins w:id="3" w:author="Maria Popova, Prof" w:date="2026-03-11T11:27:00Z" w16du:dateUtc="2026-03-11T15:27:00Z">
        <w:r>
          <w:t xml:space="preserve">what </w:t>
        </w:r>
      </w:ins>
      <w:ins w:id="4" w:author="Maria Popova, Prof" w:date="2026-03-11T11:28:00Z" w16du:dateUtc="2026-03-11T15:28:00Z">
        <w:r>
          <w:t>I want my country to be like</w:t>
        </w:r>
      </w:ins>
    </w:p>
    <w:p w14:paraId="207EC8ED" w14:textId="77777777" w:rsidR="00675103" w:rsidRDefault="00EC70AD" w:rsidP="00EC70AD">
      <w:pPr>
        <w:rPr>
          <w:ins w:id="5" w:author="Maria Popova, Prof" w:date="2026-03-11T11:29:00Z" w16du:dateUtc="2026-03-11T15:29:00Z"/>
        </w:rPr>
      </w:pPr>
      <w:r>
        <w:t>--consume Russian misinfo</w:t>
      </w:r>
      <w:r w:rsidR="00042628">
        <w:t>rmation and only think about helping Russia, trusting Russia</w:t>
      </w:r>
      <w:r w:rsidR="009756B2">
        <w:t xml:space="preserve">, be on Russias side. Russia as the friend. Leader. </w:t>
      </w:r>
    </w:p>
    <w:p w14:paraId="08BE8EC8" w14:textId="0C7E2D2B" w:rsidR="00EC70AD" w:rsidRDefault="00675103" w:rsidP="00EC70AD">
      <w:ins w:id="6" w:author="Maria Popova, Prof" w:date="2026-03-11T11:29:00Z" w16du:dateUtc="2026-03-11T15:29:00Z">
        <w:r>
          <w:t>--</w:t>
        </w:r>
      </w:ins>
      <w:ins w:id="7" w:author="Maria Popova, Prof" w:date="2026-03-11T11:28:00Z" w16du:dateUtc="2026-03-11T15:28:00Z">
        <w:r>
          <w:t>The w</w:t>
        </w:r>
        <w:r w:rsidR="0073714A">
          <w:t xml:space="preserve">ar is black and white and </w:t>
        </w:r>
        <w:r>
          <w:t>Russia is correct</w:t>
        </w:r>
      </w:ins>
    </w:p>
    <w:p w14:paraId="11783D57" w14:textId="77777777" w:rsidR="00EC70AD" w:rsidRPr="00CD24C0" w:rsidRDefault="00EC70AD" w:rsidP="00EC70AD">
      <w:pPr>
        <w:rPr>
          <w:b/>
          <w:bCs/>
        </w:rPr>
      </w:pPr>
      <w:r w:rsidRPr="00CD24C0">
        <w:rPr>
          <w:b/>
          <w:bCs/>
        </w:rPr>
        <w:sym w:font="Wingdings" w:char="F0E0"/>
      </w:r>
      <w:r w:rsidRPr="00CD24C0">
        <w:rPr>
          <w:b/>
          <w:bCs/>
        </w:rPr>
        <w:t xml:space="preserve">Measures: </w:t>
      </w:r>
    </w:p>
    <w:p w14:paraId="6A567A0A" w14:textId="77777777" w:rsidR="00CD052B" w:rsidRPr="004F35A9" w:rsidRDefault="00CD052B" w:rsidP="00EC70AD">
      <w:pPr>
        <w:rPr>
          <w:b/>
          <w:bCs/>
        </w:rPr>
      </w:pPr>
      <w:r w:rsidRPr="004F35A9">
        <w:rPr>
          <w:b/>
          <w:bCs/>
        </w:rPr>
        <w:t xml:space="preserve">Longterm: </w:t>
      </w:r>
    </w:p>
    <w:p w14:paraId="6DE4A2B8" w14:textId="0C98EF12" w:rsidR="00CD052B" w:rsidRDefault="00CD052B" w:rsidP="00EC70AD">
      <w:r>
        <w:t>Trade and</w:t>
      </w:r>
      <w:r w:rsidR="004F35A9">
        <w:t xml:space="preserve"> work with Russia (not the defense side)</w:t>
      </w:r>
    </w:p>
    <w:p w14:paraId="66E65231" w14:textId="57164FDD" w:rsidR="00EF157F" w:rsidRDefault="00EF157F" w:rsidP="00EC70AD">
      <w:r>
        <w:t xml:space="preserve">They do not support military </w:t>
      </w:r>
      <w:ins w:id="8" w:author="Maria Popova, Prof" w:date="2026-03-11T11:29:00Z" w16du:dateUtc="2026-03-11T15:29:00Z">
        <w:r w:rsidR="00675103">
          <w:t xml:space="preserve">aid </w:t>
        </w:r>
      </w:ins>
      <w:r>
        <w:t>to Ukrain</w:t>
      </w:r>
      <w:r w:rsidR="00E76E9D">
        <w:t>e</w:t>
      </w:r>
      <w:r>
        <w:t xml:space="preserve"> and Russia sanctions</w:t>
      </w:r>
      <w:ins w:id="9" w:author="Maria Popova, Prof" w:date="2026-03-11T11:44:00Z" w16du:dateUtc="2026-03-11T15:44:00Z">
        <w:r w:rsidR="00B03D8D">
          <w:t xml:space="preserve"> (maybe include</w:t>
        </w:r>
        <w:r w:rsidR="007B5A99">
          <w:t xml:space="preserve"> opposition to all forms of Ukraine aid? There were others, right? Because if you’re ideologically pro-Rus</w:t>
        </w:r>
      </w:ins>
      <w:ins w:id="10" w:author="Maria Popova, Prof" w:date="2026-03-11T11:45:00Z" w16du:dateUtc="2026-03-11T15:45:00Z">
        <w:r w:rsidR="007B5A99">
          <w:t>sian you want no help going to Ukraine at all</w:t>
        </w:r>
        <w:r w:rsidR="00C360E3">
          <w:t xml:space="preserve"> because you agree with Russia’s goals)</w:t>
        </w:r>
      </w:ins>
    </w:p>
    <w:p w14:paraId="42E7CA40" w14:textId="2497B063" w:rsidR="00BE7D32" w:rsidRPr="004F35A9" w:rsidRDefault="00BE7D32" w:rsidP="00EC70AD">
      <w:pPr>
        <w:rPr>
          <w:b/>
          <w:bCs/>
        </w:rPr>
      </w:pPr>
      <w:r w:rsidRPr="004F35A9">
        <w:rPr>
          <w:b/>
          <w:bCs/>
        </w:rPr>
        <w:t xml:space="preserve">Short-Term: </w:t>
      </w:r>
    </w:p>
    <w:p w14:paraId="4CD5EC4D" w14:textId="56E34957" w:rsidR="00EC70AD" w:rsidRDefault="00EC70AD" w:rsidP="00EC70AD">
      <w:r>
        <w:t>--NATO/RUSSIA  on the accusing NATO and middle side</w:t>
      </w:r>
      <w:r w:rsidR="00BE7D32">
        <w:t xml:space="preserve"> for 202</w:t>
      </w:r>
      <w:r w:rsidR="00CD24C0">
        <w:t>2/23</w:t>
      </w:r>
    </w:p>
    <w:p w14:paraId="45D71A91" w14:textId="3068FE2A" w:rsidR="00EC70AD" w:rsidRDefault="00EC70AD" w:rsidP="00EC70AD">
      <w:r>
        <w:t>--trust Russia in 2025</w:t>
      </w:r>
      <w:r w:rsidR="00075E19">
        <w:t>/2026</w:t>
      </w:r>
    </w:p>
    <w:p w14:paraId="68230949" w14:textId="010533DB" w:rsidR="00EC70AD" w:rsidRDefault="00EC70AD" w:rsidP="00EC70AD">
      <w:r>
        <w:t>--new questions 2026</w:t>
      </w:r>
      <w:r w:rsidR="00075E19">
        <w:t xml:space="preserve"> that are pro Russian</w:t>
      </w:r>
    </w:p>
    <w:p w14:paraId="232822D8" w14:textId="08FAF02E" w:rsidR="00EC70AD" w:rsidRDefault="00EC70AD" w:rsidP="00EC70AD">
      <w:r>
        <w:t xml:space="preserve">--two pro Russia </w:t>
      </w:r>
      <w:r w:rsidR="00CD24C0">
        <w:t xml:space="preserve">options in the </w:t>
      </w:r>
      <w:r>
        <w:t>end of war</w:t>
      </w:r>
      <w:r w:rsidR="00CD24C0">
        <w:t xml:space="preserve"> question</w:t>
      </w:r>
    </w:p>
    <w:p w14:paraId="7C7538D1" w14:textId="057B5CC3" w:rsidR="00216096" w:rsidRDefault="00216096" w:rsidP="00EC70AD">
      <w:r>
        <w:t>--does NOT pick Russia as a threat</w:t>
      </w:r>
    </w:p>
    <w:p w14:paraId="45037E16" w14:textId="1F1C9139" w:rsidR="003336FA" w:rsidRDefault="003336FA" w:rsidP="00EC70AD">
      <w:pPr>
        <w:rPr>
          <w:ins w:id="11" w:author="Maria Popova, Prof" w:date="2026-03-11T11:31:00Z" w16du:dateUtc="2026-03-11T15:31:00Z"/>
          <w:color w:val="EE0000"/>
        </w:rPr>
      </w:pPr>
      <w:r w:rsidRPr="00743A3D">
        <w:rPr>
          <w:color w:val="EE0000"/>
        </w:rPr>
        <w:t xml:space="preserve">If we use the logic here of </w:t>
      </w:r>
      <w:r w:rsidR="00384E89" w:rsidRPr="00743A3D">
        <w:rPr>
          <w:color w:val="EE0000"/>
        </w:rPr>
        <w:t xml:space="preserve">helping attach in Greenland/Romania/etc. should ideological pro-Russians be defined by not </w:t>
      </w:r>
      <w:r w:rsidR="00743A3D" w:rsidRPr="00743A3D">
        <w:rPr>
          <w:color w:val="EE0000"/>
        </w:rPr>
        <w:t>helping</w:t>
      </w:r>
      <w:r w:rsidR="00384E89" w:rsidRPr="00743A3D">
        <w:rPr>
          <w:color w:val="EE0000"/>
        </w:rPr>
        <w:t xml:space="preserve"> the former East Block no matter what, but</w:t>
      </w:r>
      <w:r w:rsidR="00743A3D" w:rsidRPr="00743A3D">
        <w:rPr>
          <w:color w:val="EE0000"/>
        </w:rPr>
        <w:t xml:space="preserve"> we also need to think about separating the definition from the outcomes. Isnt that an outcome rather? </w:t>
      </w:r>
    </w:p>
    <w:p w14:paraId="670E0FB0" w14:textId="11B9BFC8" w:rsidR="006E5481" w:rsidRPr="00743A3D" w:rsidRDefault="006E5481" w:rsidP="00EC70AD">
      <w:pPr>
        <w:rPr>
          <w:color w:val="EE0000"/>
        </w:rPr>
      </w:pPr>
      <w:ins w:id="12" w:author="Maria Popova, Prof" w:date="2026-03-11T11:31:00Z" w16du:dateUtc="2026-03-11T15:31:00Z">
        <w:r>
          <w:rPr>
            <w:color w:val="EE0000"/>
          </w:rPr>
          <w:t xml:space="preserve">Yes, </w:t>
        </w:r>
        <w:r w:rsidR="00CE194A">
          <w:rPr>
            <w:color w:val="EE0000"/>
          </w:rPr>
          <w:t>ideological pro-Russians would not want to help Eastern Block states either because they simply don’t believe Russia would attack them or because they’d welcome Russian takeover of t</w:t>
        </w:r>
      </w:ins>
      <w:ins w:id="13" w:author="Maria Popova, Prof" w:date="2026-03-11T11:32:00Z" w16du:dateUtc="2026-03-11T15:32:00Z">
        <w:r w:rsidR="00CE194A">
          <w:rPr>
            <w:color w:val="EE0000"/>
          </w:rPr>
          <w:t>hose states regardless of whether they live in them or in Western Europe.</w:t>
        </w:r>
      </w:ins>
    </w:p>
    <w:p w14:paraId="55CD6C78" w14:textId="77777777" w:rsidR="00EC70AD" w:rsidRDefault="00EC70AD" w:rsidP="00EC70AD"/>
    <w:p w14:paraId="1D42EB71" w14:textId="77777777" w:rsidR="00A24F02" w:rsidRPr="001853A7" w:rsidRDefault="00A24F02"/>
    <w:p w14:paraId="2C831CEC" w14:textId="50179056" w:rsidR="001853A7" w:rsidRDefault="001853A7" w:rsidP="001853A7">
      <w:r w:rsidRPr="001853A7">
        <w:rPr>
          <w:b/>
          <w:bCs/>
        </w:rPr>
        <w:sym w:font="Wingdings" w:char="F0E0"/>
      </w:r>
      <w:r w:rsidR="00A24F02" w:rsidRPr="001853A7">
        <w:rPr>
          <w:b/>
          <w:bCs/>
        </w:rPr>
        <w:t>Situation</w:t>
      </w:r>
      <w:r>
        <w:rPr>
          <w:b/>
          <w:bCs/>
        </w:rPr>
        <w:t>ally</w:t>
      </w:r>
      <w:r w:rsidR="00A24F02" w:rsidRPr="001853A7">
        <w:rPr>
          <w:b/>
          <w:bCs/>
        </w:rPr>
        <w:t xml:space="preserve"> pro russia</w:t>
      </w:r>
      <w:r w:rsidR="00A24F02" w:rsidRPr="00A24F02">
        <w:t>,</w:t>
      </w:r>
      <w:r w:rsidR="00212829">
        <w:t xml:space="preserve"> These are people who think: </w:t>
      </w:r>
      <w:r w:rsidR="00A24F02" w:rsidRPr="00A24F02">
        <w:t xml:space="preserve"> I care a</w:t>
      </w:r>
      <w:r w:rsidR="00A24F02">
        <w:t>bout other things, but on this issue</w:t>
      </w:r>
      <w:r w:rsidR="00212829">
        <w:t xml:space="preserve"> on the Ukraine war</w:t>
      </w:r>
      <w:r w:rsidR="00A24F02">
        <w:t xml:space="preserve"> I ta</w:t>
      </w:r>
      <w:r>
        <w:t>ke</w:t>
      </w:r>
      <w:r w:rsidR="00A24F02">
        <w:t xml:space="preserve"> the same position</w:t>
      </w:r>
      <w:r>
        <w:t xml:space="preserve"> as pro-Russia folks,</w:t>
      </w:r>
      <w:r w:rsidR="00A24F02">
        <w:t xml:space="preserve"> even though I am not truly pro-russia, </w:t>
      </w:r>
      <w:r w:rsidR="00D33C26">
        <w:t xml:space="preserve">but I have other motivations, </w:t>
      </w:r>
      <w:r>
        <w:t xml:space="preserve">I can be a </w:t>
      </w:r>
      <w:r w:rsidR="00A24F02">
        <w:t xml:space="preserve">pacifist, </w:t>
      </w:r>
      <w:r>
        <w:t xml:space="preserve">I am getting tired of the war, </w:t>
      </w:r>
      <w:r w:rsidR="00A24F02">
        <w:t xml:space="preserve">I am </w:t>
      </w:r>
      <w:r>
        <w:t xml:space="preserve">worried about the economy and energy prices, I am not politically fully informed, so </w:t>
      </w:r>
      <w:r w:rsidR="00A24F02">
        <w:t>I am now supporting Russia</w:t>
      </w:r>
      <w:r>
        <w:t>. E/g/ we need to end this war as soon as possible because of climate change, economic reasons, pacifists, anti-Americanists, bigger threats</w:t>
      </w:r>
      <w:ins w:id="14" w:author="Maria Popova, Prof" w:date="2026-03-11T11:34:00Z" w16du:dateUtc="2026-03-11T15:34:00Z">
        <w:r w:rsidR="005017F9">
          <w:t xml:space="preserve">. </w:t>
        </w:r>
      </w:ins>
      <w:ins w:id="15" w:author="Maria Popova, Prof" w:date="2026-03-11T11:35:00Z" w16du:dateUtc="2026-03-11T15:35:00Z">
        <w:r w:rsidR="004205F1">
          <w:t xml:space="preserve">The </w:t>
        </w:r>
        <w:r w:rsidR="004205F1">
          <w:lastRenderedPageBreak/>
          <w:t xml:space="preserve">main way to distinguish me from </w:t>
        </w:r>
        <w:r w:rsidR="001A3CEA">
          <w:t>the ideological pro-Russi</w:t>
        </w:r>
      </w:ins>
      <w:ins w:id="16" w:author="Maria Popova, Prof" w:date="2026-03-11T11:36:00Z" w16du:dateUtc="2026-03-11T15:36:00Z">
        <w:r w:rsidR="001A3CEA">
          <w:t xml:space="preserve">ans is that I know Russia is a threat and to blame for the war, but I don’t want to </w:t>
        </w:r>
        <w:r w:rsidR="008B47CC">
          <w:t xml:space="preserve">help Ukraine or </w:t>
        </w:r>
      </w:ins>
      <w:ins w:id="17" w:author="Maria Popova, Prof" w:date="2026-03-11T11:42:00Z" w16du:dateUtc="2026-03-11T15:42:00Z">
        <w:r w:rsidR="00145511">
          <w:t>t</w:t>
        </w:r>
      </w:ins>
      <w:ins w:id="18" w:author="Maria Popova, Prof" w:date="2026-03-11T11:43:00Z" w16du:dateUtc="2026-03-11T15:43:00Z">
        <w:r w:rsidR="00145511">
          <w:t xml:space="preserve">o </w:t>
        </w:r>
      </w:ins>
      <w:ins w:id="19" w:author="Maria Popova, Prof" w:date="2026-03-11T11:36:00Z" w16du:dateUtc="2026-03-11T15:36:00Z">
        <w:r w:rsidR="008B47CC">
          <w:t>defeat</w:t>
        </w:r>
      </w:ins>
      <w:ins w:id="20" w:author="Maria Popova, Prof" w:date="2026-03-11T11:43:00Z" w16du:dateUtc="2026-03-11T15:43:00Z">
        <w:r w:rsidR="00145511">
          <w:t>/contain</w:t>
        </w:r>
      </w:ins>
      <w:ins w:id="21" w:author="Maria Popova, Prof" w:date="2026-03-11T11:36:00Z" w16du:dateUtc="2026-03-11T15:36:00Z">
        <w:r w:rsidR="008B47CC">
          <w:t xml:space="preserve"> Russia.</w:t>
        </w:r>
      </w:ins>
      <w:ins w:id="22" w:author="Maria Popova, Prof" w:date="2026-03-11T11:43:00Z" w16du:dateUtc="2026-03-11T15:43:00Z">
        <w:r w:rsidR="00145511">
          <w:t xml:space="preserve"> I </w:t>
        </w:r>
      </w:ins>
      <w:ins w:id="23" w:author="Maria Popova, Prof" w:date="2026-03-11T11:50:00Z" w16du:dateUtc="2026-03-11T15:50:00Z">
        <w:r w:rsidR="00143D9D">
          <w:t xml:space="preserve">think we </w:t>
        </w:r>
      </w:ins>
      <w:ins w:id="24" w:author="Maria Popova, Prof" w:date="2026-03-11T11:43:00Z" w16du:dateUtc="2026-03-11T15:43:00Z">
        <w:r w:rsidR="00145511">
          <w:t xml:space="preserve">can ignore </w:t>
        </w:r>
      </w:ins>
      <w:ins w:id="25" w:author="Maria Popova, Prof" w:date="2026-03-11T11:51:00Z" w16du:dateUtc="2026-03-11T15:51:00Z">
        <w:r w:rsidR="00103001">
          <w:t>Russia because there are more important things</w:t>
        </w:r>
      </w:ins>
      <w:ins w:id="26" w:author="Maria Popova, Prof" w:date="2026-03-11T11:43:00Z" w16du:dateUtc="2026-03-11T15:43:00Z">
        <w:r w:rsidR="00145511">
          <w:t xml:space="preserve"> </w:t>
        </w:r>
      </w:ins>
      <w:ins w:id="27" w:author="Maria Popova, Prof" w:date="2026-03-11T11:51:00Z" w16du:dateUtc="2026-03-11T15:51:00Z">
        <w:r w:rsidR="00103001">
          <w:t>and</w:t>
        </w:r>
      </w:ins>
      <w:ins w:id="28" w:author="Maria Popova, Prof" w:date="2026-03-11T11:43:00Z" w16du:dateUtc="2026-03-11T15:43:00Z">
        <w:r w:rsidR="00145511">
          <w:t xml:space="preserve"> deal with it diplomatically.</w:t>
        </w:r>
      </w:ins>
    </w:p>
    <w:p w14:paraId="6270131C" w14:textId="547DF2E4" w:rsidR="001853A7" w:rsidRPr="00D33C26" w:rsidRDefault="001853A7" w:rsidP="001853A7">
      <w:pPr>
        <w:rPr>
          <w:b/>
          <w:bCs/>
        </w:rPr>
      </w:pPr>
      <w:r w:rsidRPr="00D33C26">
        <w:rPr>
          <w:b/>
          <w:bCs/>
        </w:rPr>
        <w:t xml:space="preserve">Measures: </w:t>
      </w:r>
    </w:p>
    <w:p w14:paraId="5DF02044" w14:textId="77777777" w:rsidR="00102D71" w:rsidRPr="004F35A9" w:rsidRDefault="00102D71" w:rsidP="00102D71">
      <w:pPr>
        <w:rPr>
          <w:b/>
          <w:bCs/>
        </w:rPr>
      </w:pPr>
      <w:r w:rsidRPr="004F35A9">
        <w:rPr>
          <w:b/>
          <w:bCs/>
        </w:rPr>
        <w:t xml:space="preserve">Longterm: </w:t>
      </w:r>
    </w:p>
    <w:p w14:paraId="6012C5D0" w14:textId="68E53D7E" w:rsidR="00102D71" w:rsidRDefault="00102D71" w:rsidP="00102D71">
      <w:commentRangeStart w:id="29"/>
      <w:r>
        <w:t xml:space="preserve">Defend against Russia (not trade) </w:t>
      </w:r>
      <w:commentRangeEnd w:id="29"/>
      <w:r w:rsidR="003830F5">
        <w:rPr>
          <w:rStyle w:val="CommentReference"/>
          <w:sz w:val="24"/>
          <w:szCs w:val="24"/>
        </w:rPr>
        <w:commentReference w:id="29"/>
      </w:r>
    </w:p>
    <w:p w14:paraId="4B3BB918" w14:textId="4938CCBB" w:rsidR="00102D71" w:rsidRDefault="00102D71" w:rsidP="00102D71">
      <w:r>
        <w:t xml:space="preserve">They do not support military </w:t>
      </w:r>
      <w:ins w:id="30" w:author="Maria Popova, Prof" w:date="2026-03-11T11:37:00Z" w16du:dateUtc="2026-03-11T15:37:00Z">
        <w:r w:rsidR="00FF47F8">
          <w:t xml:space="preserve">aid </w:t>
        </w:r>
      </w:ins>
      <w:r>
        <w:t>to Ukraine and Russia sanctions</w:t>
      </w:r>
      <w:r w:rsidR="005513A4">
        <w:t xml:space="preserve"> </w:t>
      </w:r>
      <w:del w:id="31" w:author="Maria Popova, Prof" w:date="2026-03-11T11:37:00Z" w16du:dateUtc="2026-03-11T15:37:00Z">
        <w:r w:rsidR="005513A4" w:rsidDel="00FF47F8">
          <w:delText xml:space="preserve">for </w:delText>
        </w:r>
      </w:del>
      <w:ins w:id="32" w:author="Maria Popova, Prof" w:date="2026-03-11T11:37:00Z" w16du:dateUtc="2026-03-11T15:37:00Z">
        <w:r w:rsidR="00FF47F8">
          <w:t xml:space="preserve">that lead to </w:t>
        </w:r>
      </w:ins>
      <w:r w:rsidR="005513A4">
        <w:t>higher energy costs</w:t>
      </w:r>
    </w:p>
    <w:p w14:paraId="4D38A336" w14:textId="77777777" w:rsidR="00102D71" w:rsidRPr="004F35A9" w:rsidRDefault="00102D71" w:rsidP="00102D71">
      <w:pPr>
        <w:rPr>
          <w:b/>
          <w:bCs/>
        </w:rPr>
      </w:pPr>
      <w:r w:rsidRPr="004F35A9">
        <w:rPr>
          <w:b/>
          <w:bCs/>
        </w:rPr>
        <w:t xml:space="preserve">Short-Term: </w:t>
      </w:r>
    </w:p>
    <w:p w14:paraId="10DA3220" w14:textId="7C1FAE84" w:rsidR="00102D71" w:rsidRDefault="00102D71" w:rsidP="0062592B">
      <w:commentRangeStart w:id="33"/>
      <w:r>
        <w:t xml:space="preserve">--NATO/RUSSIA  </w:t>
      </w:r>
      <w:r w:rsidR="00D61D68">
        <w:t>(</w:t>
      </w:r>
      <w:r w:rsidR="0062592B">
        <w:t>middle option</w:t>
      </w:r>
      <w:r w:rsidR="00D61D68">
        <w:t>, some NATO fault; Some Russian fault)</w:t>
      </w:r>
      <w:commentRangeEnd w:id="33"/>
      <w:r w:rsidR="009D0DF8">
        <w:rPr>
          <w:rStyle w:val="CommentReference"/>
          <w:sz w:val="24"/>
          <w:szCs w:val="24"/>
        </w:rPr>
        <w:commentReference w:id="33"/>
      </w:r>
    </w:p>
    <w:p w14:paraId="0F6D68D9" w14:textId="4834DA09" w:rsidR="0005574B" w:rsidRDefault="0005574B" w:rsidP="00102D71">
      <w:r>
        <w:t>--</w:t>
      </w:r>
      <w:commentRangeStart w:id="34"/>
      <w:r>
        <w:t>decides against  military aid/ OR  against Russia sanctions (or both)</w:t>
      </w:r>
      <w:commentRangeEnd w:id="34"/>
      <w:r w:rsidR="00DF714A">
        <w:rPr>
          <w:rStyle w:val="CommentReference"/>
          <w:sz w:val="24"/>
          <w:szCs w:val="24"/>
        </w:rPr>
        <w:commentReference w:id="34"/>
      </w:r>
    </w:p>
    <w:p w14:paraId="38B2B19F" w14:textId="756F7DA2" w:rsidR="0041286F" w:rsidRPr="00316AA3" w:rsidRDefault="0041286F" w:rsidP="00102D71">
      <w:pPr>
        <w:rPr>
          <w:color w:val="EE0000"/>
        </w:rPr>
      </w:pPr>
      <w:r w:rsidRPr="00316AA3">
        <w:rPr>
          <w:color w:val="EE0000"/>
        </w:rPr>
        <w:t xml:space="preserve">I am unclear how they score on: </w:t>
      </w:r>
    </w:p>
    <w:p w14:paraId="479F7347" w14:textId="6A95EEFD" w:rsidR="0041286F" w:rsidRPr="00E7228A" w:rsidRDefault="002C0EA1" w:rsidP="00102D71">
      <w:pPr>
        <w:rPr>
          <w:color w:val="EE0000"/>
        </w:rPr>
      </w:pPr>
      <w:r>
        <w:t>-</w:t>
      </w:r>
      <w:r w:rsidR="00E76E9D" w:rsidRPr="00E7228A">
        <w:rPr>
          <w:color w:val="EE0000"/>
        </w:rPr>
        <w:t>The end of war question</w:t>
      </w:r>
      <w:r w:rsidR="00216096" w:rsidRPr="00E7228A">
        <w:rPr>
          <w:color w:val="EE0000"/>
        </w:rPr>
        <w:t xml:space="preserve"> (any answer here could work, no?)</w:t>
      </w:r>
    </w:p>
    <w:p w14:paraId="71F7E9A4" w14:textId="2F65858F" w:rsidR="002C0EA1" w:rsidRPr="00E7228A" w:rsidRDefault="002C0EA1" w:rsidP="00102D71">
      <w:pPr>
        <w:rPr>
          <w:color w:val="EE0000"/>
        </w:rPr>
      </w:pPr>
      <w:r w:rsidRPr="00E7228A">
        <w:rPr>
          <w:color w:val="EE0000"/>
        </w:rPr>
        <w:t>--NATO/Russia above</w:t>
      </w:r>
      <w:r w:rsidRPr="00E7228A">
        <w:rPr>
          <w:color w:val="EE0000"/>
        </w:rPr>
        <w:sym w:font="Wingdings" w:char="F0E0"/>
      </w:r>
      <w:r w:rsidRPr="00E7228A">
        <w:rPr>
          <w:color w:val="EE0000"/>
        </w:rPr>
        <w:t>they could also think its NATO as they are anti-American amongst other things</w:t>
      </w:r>
      <w:r w:rsidR="00E7228A">
        <w:rPr>
          <w:color w:val="EE0000"/>
        </w:rPr>
        <w:t>??</w:t>
      </w:r>
    </w:p>
    <w:p w14:paraId="26127387" w14:textId="3EFD9799" w:rsidR="00E7228A" w:rsidRDefault="00E7228A" w:rsidP="00102D71">
      <w:pPr>
        <w:rPr>
          <w:color w:val="EE0000"/>
        </w:rPr>
      </w:pPr>
      <w:r w:rsidRPr="00E7228A">
        <w:rPr>
          <w:color w:val="EE0000"/>
        </w:rPr>
        <w:t>--trust in Russia???</w:t>
      </w:r>
      <w:ins w:id="35" w:author="Maria Popova, Prof" w:date="2026-03-11T11:49:00Z" w16du:dateUtc="2026-03-11T15:49:00Z">
        <w:r w:rsidR="00E36270">
          <w:rPr>
            <w:color w:val="EE0000"/>
          </w:rPr>
          <w:t xml:space="preserve"> They don’t trust Russia</w:t>
        </w:r>
      </w:ins>
    </w:p>
    <w:p w14:paraId="4BF601B2" w14:textId="3A6AAC3A" w:rsidR="00743A3D" w:rsidRPr="00B8552B" w:rsidRDefault="00743A3D" w:rsidP="00102D71">
      <w:pPr>
        <w:rPr>
          <w:color w:val="EE0000"/>
          <w:rPrChange w:id="36" w:author="Maria Popova, Prof" w:date="2026-03-11T12:03:00Z" w16du:dateUtc="2026-03-11T16:03:00Z">
            <w:rPr>
              <w:color w:val="EE0000"/>
              <w:lang w:val="fr-CA"/>
            </w:rPr>
          </w:rPrChange>
        </w:rPr>
      </w:pPr>
      <w:r w:rsidRPr="00B8552B">
        <w:rPr>
          <w:color w:val="EE0000"/>
          <w:lang w:val="fr-FR"/>
          <w:rPrChange w:id="37" w:author="Maria Popova, Prof" w:date="2026-03-11T12:03:00Z" w16du:dateUtc="2026-03-11T16:03:00Z">
            <w:rPr>
              <w:color w:val="EE0000"/>
            </w:rPr>
          </w:rPrChange>
        </w:rPr>
        <w:t>--Attacks Ukraine vs. Romania</w:t>
      </w:r>
      <w:r w:rsidR="009A23C2" w:rsidRPr="00B8552B">
        <w:rPr>
          <w:color w:val="EE0000"/>
          <w:lang w:val="fr-FR"/>
          <w:rPrChange w:id="38" w:author="Maria Popova, Prof" w:date="2026-03-11T12:03:00Z" w16du:dateUtc="2026-03-11T16:03:00Z">
            <w:rPr>
              <w:color w:val="EE0000"/>
            </w:rPr>
          </w:rPrChange>
        </w:rPr>
        <w:t xml:space="preserve"> etc. </w:t>
      </w:r>
      <w:r w:rsidR="009A23C2" w:rsidRPr="00B8552B">
        <w:rPr>
          <w:color w:val="EE0000"/>
          <w:rPrChange w:id="39" w:author="Maria Popova, Prof" w:date="2026-03-11T12:03:00Z" w16du:dateUtc="2026-03-11T16:03:00Z">
            <w:rPr>
              <w:color w:val="EE0000"/>
              <w:lang w:val="fr-CA"/>
            </w:rPr>
          </w:rPrChange>
        </w:rPr>
        <w:t>(see above)</w:t>
      </w:r>
    </w:p>
    <w:p w14:paraId="0950391E" w14:textId="77777777" w:rsidR="00E76E9D" w:rsidRPr="00B8552B" w:rsidRDefault="00E76E9D" w:rsidP="00102D71">
      <w:pPr>
        <w:rPr>
          <w:rPrChange w:id="40" w:author="Maria Popova, Prof" w:date="2026-03-11T12:03:00Z" w16du:dateUtc="2026-03-11T16:03:00Z">
            <w:rPr>
              <w:lang w:val="fr-CA"/>
            </w:rPr>
          </w:rPrChange>
        </w:rPr>
      </w:pPr>
    </w:p>
    <w:p w14:paraId="320B088C" w14:textId="459359E7" w:rsidR="001853A7" w:rsidRPr="00B8552B" w:rsidRDefault="001853A7" w:rsidP="001853A7">
      <w:pPr>
        <w:rPr>
          <w:rPrChange w:id="41" w:author="Maria Popova, Prof" w:date="2026-03-11T12:03:00Z" w16du:dateUtc="2026-03-11T16:03:00Z">
            <w:rPr>
              <w:lang w:val="fr-CA"/>
            </w:rPr>
          </w:rPrChange>
        </w:rPr>
      </w:pPr>
    </w:p>
    <w:p w14:paraId="107BEF69" w14:textId="0D52A612" w:rsidR="00A24F02" w:rsidRPr="00B8552B" w:rsidRDefault="00A24F02" w:rsidP="001853A7">
      <w:pPr>
        <w:rPr>
          <w:rPrChange w:id="42" w:author="Maria Popova, Prof" w:date="2026-03-11T12:03:00Z" w16du:dateUtc="2026-03-11T16:03:00Z">
            <w:rPr>
              <w:lang w:val="fr-CA"/>
            </w:rPr>
          </w:rPrChange>
        </w:rPr>
      </w:pPr>
    </w:p>
    <w:p w14:paraId="7D92358F" w14:textId="77777777" w:rsidR="00B75B5B" w:rsidRPr="00B8552B" w:rsidRDefault="00B75B5B">
      <w:pPr>
        <w:rPr>
          <w:rPrChange w:id="43" w:author="Maria Popova, Prof" w:date="2026-03-11T12:03:00Z" w16du:dateUtc="2026-03-11T16:03:00Z">
            <w:rPr>
              <w:lang w:val="fr-CA"/>
            </w:rPr>
          </w:rPrChange>
        </w:rPr>
      </w:pPr>
    </w:p>
    <w:p w14:paraId="18258894" w14:textId="77777777" w:rsidR="004E3561" w:rsidRPr="00B8552B" w:rsidRDefault="004E3561" w:rsidP="00E34306">
      <w:pPr>
        <w:rPr>
          <w:rPrChange w:id="44" w:author="Maria Popova, Prof" w:date="2026-03-11T12:03:00Z" w16du:dateUtc="2026-03-11T16:03:00Z">
            <w:rPr>
              <w:lang w:val="fr-CA"/>
            </w:rPr>
          </w:rPrChange>
        </w:rPr>
      </w:pPr>
    </w:p>
    <w:p w14:paraId="65ED5D07" w14:textId="77777777" w:rsidR="004E3561" w:rsidRPr="00B8552B" w:rsidRDefault="004E3561" w:rsidP="00E34306">
      <w:pPr>
        <w:rPr>
          <w:rPrChange w:id="45" w:author="Maria Popova, Prof" w:date="2026-03-11T12:03:00Z" w16du:dateUtc="2026-03-11T16:03:00Z">
            <w:rPr>
              <w:lang w:val="fr-CA"/>
            </w:rPr>
          </w:rPrChange>
        </w:rPr>
      </w:pPr>
    </w:p>
    <w:p w14:paraId="28FC8123" w14:textId="753E1AFC" w:rsidR="004E3561" w:rsidRDefault="001853A7" w:rsidP="00E34306">
      <w:r>
        <w:t xml:space="preserve">For example: </w:t>
      </w:r>
      <w:r w:rsidR="004E3561">
        <w:t xml:space="preserve">Before 2022, Merkel </w:t>
      </w:r>
      <w:r>
        <w:t xml:space="preserve">and co was </w:t>
      </w:r>
      <w:r w:rsidR="004E3561">
        <w:t>no</w:t>
      </w:r>
      <w:r>
        <w:t>t</w:t>
      </w:r>
      <w:r w:rsidR="004E3561">
        <w:t xml:space="preserve"> ideologically pro-Russian but situationally </w:t>
      </w:r>
      <w:r>
        <w:t xml:space="preserve">she was. </w:t>
      </w:r>
    </w:p>
    <w:p w14:paraId="53610E69" w14:textId="77777777" w:rsidR="001853A7" w:rsidRDefault="001853A7" w:rsidP="00E34306"/>
    <w:p w14:paraId="3BC61910" w14:textId="6D8EA82E" w:rsidR="004E3561" w:rsidRDefault="004E3561" w:rsidP="004E3561">
      <w:r>
        <w:t>Containment versus engagement</w:t>
      </w:r>
    </w:p>
    <w:p w14:paraId="3B5879C0" w14:textId="2DB9B244" w:rsidR="004E3561" w:rsidRDefault="004E3561" w:rsidP="002B5764">
      <w:r>
        <w:t>Binding</w:t>
      </w:r>
      <w:r w:rsidR="002B5764">
        <w:t>, interdependence and engagement--?detente</w:t>
      </w:r>
    </w:p>
    <w:p w14:paraId="38CC2672" w14:textId="45555FF3" w:rsidR="002B5764" w:rsidRDefault="002B5764" w:rsidP="001853A7">
      <w:pPr>
        <w:rPr>
          <w:ins w:id="46" w:author="Rafael Campos-Gottardo" w:date="2026-03-11T14:22:00Z" w16du:dateUtc="2026-03-11T18:22:00Z"/>
          <w:b/>
          <w:bCs/>
        </w:rPr>
      </w:pPr>
      <w:r>
        <w:br/>
      </w:r>
      <w:ins w:id="47" w:author="Rafael Campos-Gottardo" w:date="2026-03-11T14:06:00Z" w16du:dateUtc="2026-03-11T18:06:00Z">
        <w:r w:rsidR="00433DDE">
          <w:rPr>
            <w:b/>
            <w:bCs/>
          </w:rPr>
          <w:t>Potential Questions:</w:t>
        </w:r>
        <w:r w:rsidR="00433DDE">
          <w:rPr>
            <w:b/>
            <w:bCs/>
          </w:rPr>
          <w:br/>
        </w:r>
      </w:ins>
    </w:p>
    <w:p w14:paraId="480CA1A6" w14:textId="7CDC72D2" w:rsidR="004B7D95" w:rsidRDefault="004B7D95" w:rsidP="001853A7">
      <w:pPr>
        <w:rPr>
          <w:ins w:id="48" w:author="Rafael Campos-Gottardo" w:date="2026-03-11T14:22:00Z" w16du:dateUtc="2026-03-11T18:22:00Z"/>
          <w:b/>
          <w:bCs/>
        </w:rPr>
      </w:pPr>
      <w:ins w:id="49" w:author="Rafael Campos-Gottardo" w:date="2026-03-11T14:22:00Z" w16du:dateUtc="2026-03-11T18:22:00Z">
        <w:r>
          <w:rPr>
            <w:b/>
            <w:bCs/>
          </w:rPr>
          <w:t xml:space="preserve">Rafael’s suggestions: </w:t>
        </w:r>
      </w:ins>
    </w:p>
    <w:p w14:paraId="3EA9837B" w14:textId="77777777" w:rsidR="004B7D95" w:rsidRDefault="004B7D95" w:rsidP="001853A7">
      <w:pPr>
        <w:rPr>
          <w:ins w:id="50" w:author="Rafael Campos-Gottardo" w:date="2026-03-11T14:06:00Z" w16du:dateUtc="2026-03-11T18:06:00Z"/>
          <w:b/>
          <w:bCs/>
        </w:rPr>
      </w:pPr>
    </w:p>
    <w:p w14:paraId="4E9C5343" w14:textId="70F660A4" w:rsidR="00433DDE" w:rsidRDefault="00433DDE" w:rsidP="001853A7">
      <w:pPr>
        <w:rPr>
          <w:ins w:id="51" w:author="Rafael Campos-Gottardo" w:date="2026-03-11T14:06:00Z" w16du:dateUtc="2026-03-11T18:06:00Z"/>
          <w:b/>
          <w:bCs/>
        </w:rPr>
      </w:pPr>
      <w:ins w:id="52" w:author="Rafael Campos-Gottardo" w:date="2026-03-11T14:10:00Z" w16du:dateUtc="2026-03-11T18:10:00Z">
        <w:r>
          <w:rPr>
            <w:b/>
            <w:bCs/>
          </w:rPr>
          <w:t>How much do you agree with the following statements</w:t>
        </w:r>
      </w:ins>
      <w:ins w:id="53" w:author="Rafael Campos-Gottardo" w:date="2026-03-11T14:07:00Z" w16du:dateUtc="2026-03-11T18:07:00Z">
        <w:r>
          <w:rPr>
            <w:b/>
            <w:bCs/>
          </w:rPr>
          <w:t xml:space="preserve">? </w:t>
        </w:r>
      </w:ins>
    </w:p>
    <w:p w14:paraId="41EF7EEE" w14:textId="43762FC6" w:rsidR="00433DDE" w:rsidRDefault="00433DDE" w:rsidP="001853A7">
      <w:pPr>
        <w:rPr>
          <w:ins w:id="54" w:author="Rafael Campos-Gottardo" w:date="2026-03-11T14:07:00Z" w16du:dateUtc="2026-03-11T18:07:00Z"/>
        </w:rPr>
      </w:pPr>
      <w:ins w:id="55" w:author="Rafael Campos-Gottardo" w:date="2026-03-11T14:06:00Z" w16du:dateUtc="2026-03-11T18:06:00Z">
        <w:r>
          <w:t>Russia is a good state and what I want my country to be like</w:t>
        </w:r>
      </w:ins>
      <w:ins w:id="56" w:author="Rafael Campos-Gottardo" w:date="2026-03-11T14:10:00Z" w16du:dateUtc="2026-03-11T18:10:00Z">
        <w:r>
          <w:t>.</w:t>
        </w:r>
      </w:ins>
    </w:p>
    <w:p w14:paraId="70189D9C" w14:textId="28D59FE1" w:rsidR="00433DDE" w:rsidRDefault="00433DDE" w:rsidP="001853A7">
      <w:pPr>
        <w:rPr>
          <w:ins w:id="57" w:author="Rafael Campos-Gottardo" w:date="2026-03-11T14:10:00Z" w16du:dateUtc="2026-03-11T18:10:00Z"/>
        </w:rPr>
      </w:pPr>
      <w:ins w:id="58" w:author="Rafael Campos-Gottardo" w:date="2026-03-11T14:10:00Z" w16du:dateUtc="2026-03-11T18:10:00Z">
        <w:r>
          <w:t>There are issues with the Russian government,</w:t>
        </w:r>
      </w:ins>
      <w:ins w:id="59" w:author="Rafael Campos-Gottardo" w:date="2026-03-11T14:09:00Z" w16du:dateUtc="2026-03-11T18:09:00Z">
        <w:r>
          <w:t xml:space="preserve"> but </w:t>
        </w:r>
      </w:ins>
      <w:ins w:id="60" w:author="Rafael Campos-Gottardo" w:date="2026-03-11T14:10:00Z" w16du:dateUtc="2026-03-11T18:10:00Z">
        <w:r>
          <w:t>Russia usually acts with good intentions.</w:t>
        </w:r>
      </w:ins>
    </w:p>
    <w:p w14:paraId="4F0192F4" w14:textId="56C70205" w:rsidR="00433DDE" w:rsidRDefault="00433DDE" w:rsidP="001853A7">
      <w:pPr>
        <w:rPr>
          <w:ins w:id="61" w:author="Rafael Campos-Gottardo" w:date="2026-03-11T14:16:00Z" w16du:dateUtc="2026-03-11T18:16:00Z"/>
        </w:rPr>
      </w:pPr>
      <w:ins w:id="62" w:author="Rafael Campos-Gottardo" w:date="2026-03-11T14:11:00Z" w16du:dateUtc="2026-03-11T18:11:00Z">
        <w:r>
          <w:t xml:space="preserve">The European Union should make every effort to not antagonize Russian. </w:t>
        </w:r>
      </w:ins>
    </w:p>
    <w:p w14:paraId="0B606410" w14:textId="075D81B9" w:rsidR="00433DDE" w:rsidRDefault="00433DDE" w:rsidP="001853A7">
      <w:pPr>
        <w:rPr>
          <w:ins w:id="63" w:author="Rafael Campos-Gottardo" w:date="2026-03-11T14:15:00Z" w16du:dateUtc="2026-03-11T18:15:00Z"/>
        </w:rPr>
      </w:pPr>
      <w:ins w:id="64" w:author="Rafael Campos-Gottardo" w:date="2026-03-11T14:14:00Z" w16du:dateUtc="2026-03-11T18:14:00Z">
        <w:r>
          <w:t>T</w:t>
        </w:r>
      </w:ins>
      <w:ins w:id="65" w:author="Rafael Campos-Gottardo" w:date="2026-03-11T14:15:00Z" w16du:dateUtc="2026-03-11T18:15:00Z">
        <w:r>
          <w:t>he</w:t>
        </w:r>
      </w:ins>
      <w:ins w:id="66" w:author="Rafael Campos-Gottardo" w:date="2026-03-11T14:14:00Z" w16du:dateUtc="2026-03-11T18:14:00Z">
        <w:r>
          <w:t xml:space="preserve"> European Union should protect </w:t>
        </w:r>
      </w:ins>
      <w:ins w:id="67" w:author="Rafael Campos-Gottardo" w:date="2026-03-11T14:15:00Z" w16du:dateUtc="2026-03-11T18:15:00Z">
        <w:r>
          <w:t>member states</w:t>
        </w:r>
      </w:ins>
      <w:ins w:id="68" w:author="Rafael Campos-Gottardo" w:date="2026-03-11T14:14:00Z" w16du:dateUtc="2026-03-11T18:14:00Z">
        <w:r>
          <w:t xml:space="preserve"> from Russian aggression. </w:t>
        </w:r>
      </w:ins>
    </w:p>
    <w:p w14:paraId="6BDB4E25" w14:textId="3951009B" w:rsidR="00433DDE" w:rsidRDefault="00433DDE" w:rsidP="001853A7">
      <w:pPr>
        <w:rPr>
          <w:ins w:id="69" w:author="Rafael Campos-Gottardo" w:date="2026-03-11T14:10:00Z" w16du:dateUtc="2026-03-11T18:10:00Z"/>
        </w:rPr>
      </w:pPr>
      <w:ins w:id="70" w:author="Rafael Campos-Gottardo" w:date="2026-03-11T14:15:00Z" w16du:dateUtc="2026-03-11T18:15:00Z">
        <w:r>
          <w:t>The European Union should protect all of Europe from Russian aggression.</w:t>
        </w:r>
      </w:ins>
      <w:ins w:id="71" w:author="Rafael Campos-Gottardo" w:date="2026-03-11T14:16:00Z" w16du:dateUtc="2026-03-11T18:16:00Z">
        <w:r>
          <w:t xml:space="preserve"> </w:t>
        </w:r>
      </w:ins>
    </w:p>
    <w:p w14:paraId="40A1C88C" w14:textId="77777777" w:rsidR="00433DDE" w:rsidRPr="00433DDE" w:rsidRDefault="00433DDE" w:rsidP="001853A7">
      <w:pPr>
        <w:rPr>
          <w:rPrChange w:id="72" w:author="Rafael Campos-Gottardo" w:date="2026-03-11T14:07:00Z" w16du:dateUtc="2026-03-11T18:07:00Z">
            <w:rPr>
              <w:b/>
              <w:bCs/>
            </w:rPr>
          </w:rPrChange>
        </w:rPr>
      </w:pPr>
    </w:p>
    <w:p w14:paraId="1C741BFF" w14:textId="725DA059" w:rsidR="001853A7" w:rsidRDefault="00433DDE" w:rsidP="001853A7">
      <w:pPr>
        <w:rPr>
          <w:ins w:id="73" w:author="Rafael Campos-Gottardo" w:date="2026-03-11T14:17:00Z" w16du:dateUtc="2026-03-11T18:17:00Z"/>
          <w:b/>
          <w:bCs/>
        </w:rPr>
      </w:pPr>
      <w:ins w:id="74" w:author="Rafael Campos-Gottardo" w:date="2026-03-11T14:17:00Z" w16du:dateUtc="2026-03-11T18:17:00Z">
        <w:r>
          <w:rPr>
            <w:b/>
            <w:bCs/>
          </w:rPr>
          <w:t>Unrelated but Similar Question:</w:t>
        </w:r>
      </w:ins>
    </w:p>
    <w:p w14:paraId="0EF83AC4" w14:textId="77777777" w:rsidR="00433DDE" w:rsidRDefault="00433DDE" w:rsidP="001853A7">
      <w:pPr>
        <w:rPr>
          <w:ins w:id="75" w:author="Rafael Campos-Gottardo" w:date="2026-03-11T14:17:00Z" w16du:dateUtc="2026-03-11T18:17:00Z"/>
          <w:b/>
          <w:bCs/>
        </w:rPr>
      </w:pPr>
    </w:p>
    <w:p w14:paraId="76BF6B95" w14:textId="5DD44714" w:rsidR="00433DDE" w:rsidRDefault="00433DDE" w:rsidP="00433DDE">
      <w:pPr>
        <w:rPr>
          <w:ins w:id="76" w:author="Rafael Campos-Gottardo" w:date="2026-03-11T14:17:00Z" w16du:dateUtc="2026-03-11T18:17:00Z"/>
          <w:b/>
          <w:bCs/>
        </w:rPr>
      </w:pPr>
      <w:ins w:id="77" w:author="Rafael Campos-Gottardo" w:date="2026-03-11T14:17:00Z" w16du:dateUtc="2026-03-11T18:17:00Z">
        <w:r>
          <w:rPr>
            <w:b/>
            <w:bCs/>
          </w:rPr>
          <w:lastRenderedPageBreak/>
          <w:t>How much do you agree with the following statements</w:t>
        </w:r>
      </w:ins>
    </w:p>
    <w:p w14:paraId="164AECDF" w14:textId="77777777" w:rsidR="00433DDE" w:rsidRDefault="00433DDE" w:rsidP="001853A7">
      <w:pPr>
        <w:rPr>
          <w:ins w:id="78" w:author="Rafael Campos-Gottardo" w:date="2026-03-11T14:17:00Z" w16du:dateUtc="2026-03-11T18:17:00Z"/>
          <w:b/>
          <w:bCs/>
        </w:rPr>
      </w:pPr>
    </w:p>
    <w:p w14:paraId="4AFCEF86" w14:textId="77777777" w:rsidR="00433DDE" w:rsidRDefault="00433DDE" w:rsidP="00433DDE">
      <w:pPr>
        <w:rPr>
          <w:ins w:id="79" w:author="Rafael Campos-Gottardo" w:date="2026-03-11T14:17:00Z" w16du:dateUtc="2026-03-11T18:17:00Z"/>
        </w:rPr>
      </w:pPr>
      <w:ins w:id="80" w:author="Rafael Campos-Gottardo" w:date="2026-03-11T14:17:00Z" w16du:dateUtc="2026-03-11T18:17:00Z">
        <w:r>
          <w:t xml:space="preserve">The European Union should make every effort to avoid war, even if that means appeasing aggressors. </w:t>
        </w:r>
      </w:ins>
    </w:p>
    <w:p w14:paraId="41B5302E" w14:textId="77777777" w:rsidR="00433DDE" w:rsidRDefault="00433DDE" w:rsidP="00433DDE">
      <w:pPr>
        <w:rPr>
          <w:ins w:id="81" w:author="Rafael Campos-Gottardo" w:date="2026-03-11T14:17:00Z" w16du:dateUtc="2026-03-11T18:17:00Z"/>
        </w:rPr>
      </w:pPr>
    </w:p>
    <w:p w14:paraId="2A1182D1" w14:textId="1E950517" w:rsidR="00433DDE" w:rsidRDefault="00433DDE" w:rsidP="00433DDE">
      <w:pPr>
        <w:rPr>
          <w:ins w:id="82" w:author="Rafael Campos-Gottardo" w:date="2026-03-11T14:17:00Z" w16du:dateUtc="2026-03-11T18:17:00Z"/>
        </w:rPr>
      </w:pPr>
      <w:ins w:id="83" w:author="Rafael Campos-Gottardo" w:date="2026-03-11T14:17:00Z" w16du:dateUtc="2026-03-11T18:17:00Z">
        <w:r>
          <w:t>To Capture Appeasers:</w:t>
        </w:r>
      </w:ins>
    </w:p>
    <w:p w14:paraId="551C55B0" w14:textId="77777777" w:rsidR="00433DDE" w:rsidRDefault="00433DDE" w:rsidP="00433DDE">
      <w:pPr>
        <w:rPr>
          <w:ins w:id="84" w:author="Rafael Campos-Gottardo" w:date="2026-03-11T14:17:00Z" w16du:dateUtc="2026-03-11T18:17:00Z"/>
        </w:rPr>
      </w:pPr>
    </w:p>
    <w:p w14:paraId="4075F06F" w14:textId="3222885B" w:rsidR="00433DDE" w:rsidRPr="00433DDE" w:rsidRDefault="00433DDE" w:rsidP="00433DDE">
      <w:pPr>
        <w:rPr>
          <w:ins w:id="85" w:author="Rafael Campos-Gottardo" w:date="2026-03-11T14:18:00Z" w16du:dateUtc="2026-03-11T18:18:00Z"/>
          <w:b/>
          <w:bCs/>
          <w:rPrChange w:id="86" w:author="Rafael Campos-Gottardo" w:date="2026-03-11T14:19:00Z" w16du:dateUtc="2026-03-11T18:19:00Z">
            <w:rPr>
              <w:ins w:id="87" w:author="Rafael Campos-Gottardo" w:date="2026-03-11T14:18:00Z" w16du:dateUtc="2026-03-11T18:18:00Z"/>
            </w:rPr>
          </w:rPrChange>
        </w:rPr>
      </w:pPr>
      <w:ins w:id="88" w:author="Rafael Campos-Gottardo" w:date="2026-03-11T14:18:00Z" w16du:dateUtc="2026-03-11T18:18:00Z">
        <w:r w:rsidRPr="00433DDE">
          <w:rPr>
            <w:b/>
            <w:bCs/>
            <w:rPrChange w:id="89" w:author="Rafael Campos-Gottardo" w:date="2026-03-11T14:19:00Z" w16du:dateUtc="2026-03-11T18:19:00Z">
              <w:rPr/>
            </w:rPrChange>
          </w:rPr>
          <w:t>Trade-off experiment:</w:t>
        </w:r>
      </w:ins>
    </w:p>
    <w:p w14:paraId="4DB884CF" w14:textId="77777777" w:rsidR="00433DDE" w:rsidRDefault="00433DDE" w:rsidP="00433DDE">
      <w:pPr>
        <w:rPr>
          <w:ins w:id="90" w:author="Rafael Campos-Gottardo" w:date="2026-03-11T14:18:00Z" w16du:dateUtc="2026-03-11T18:18:00Z"/>
        </w:rPr>
      </w:pPr>
    </w:p>
    <w:p w14:paraId="269F55FC" w14:textId="5330C3B6" w:rsidR="00433DDE" w:rsidRDefault="00433DDE" w:rsidP="00433DDE">
      <w:pPr>
        <w:rPr>
          <w:ins w:id="91" w:author="Rafael Campos-Gottardo" w:date="2026-03-11T14:18:00Z" w16du:dateUtc="2026-03-11T18:18:00Z"/>
        </w:rPr>
      </w:pPr>
      <w:ins w:id="92" w:author="Rafael Campos-Gottardo" w:date="2026-03-11T14:18:00Z" w16du:dateUtc="2026-03-11T18:18:00Z">
        <w:r>
          <w:t xml:space="preserve">Which of the following are more important policy goals for </w:t>
        </w:r>
      </w:ins>
      <w:ins w:id="93" w:author="Rafael Campos-Gottardo" w:date="2026-03-11T14:19:00Z" w16du:dateUtc="2026-03-11T18:19:00Z">
        <w:r>
          <w:t>your country</w:t>
        </w:r>
      </w:ins>
      <w:ins w:id="94" w:author="Rafael Campos-Gottardo" w:date="2026-03-11T14:18:00Z" w16du:dateUtc="2026-03-11T18:18:00Z">
        <w:r>
          <w:t xml:space="preserve"> (could do an experiment where respondents are shown a bunch of randomized trade-offs)</w:t>
        </w:r>
        <w:r>
          <w:t>:</w:t>
        </w:r>
      </w:ins>
    </w:p>
    <w:p w14:paraId="42BC7340" w14:textId="77777777" w:rsidR="00433DDE" w:rsidRDefault="00433DDE" w:rsidP="00433DDE">
      <w:pPr>
        <w:rPr>
          <w:ins w:id="95" w:author="Rafael Campos-Gottardo" w:date="2026-03-11T14:18:00Z" w16du:dateUtc="2026-03-11T18:18:00Z"/>
        </w:rPr>
      </w:pPr>
    </w:p>
    <w:p w14:paraId="49B279E4" w14:textId="77777777" w:rsidR="00433DDE" w:rsidRDefault="00433DDE" w:rsidP="00433DDE">
      <w:pPr>
        <w:rPr>
          <w:ins w:id="96" w:author="Rafael Campos-Gottardo" w:date="2026-03-11T14:19:00Z" w16du:dateUtc="2026-03-11T18:19:00Z"/>
        </w:rPr>
      </w:pPr>
      <w:ins w:id="97" w:author="Rafael Campos-Gottardo" w:date="2026-03-11T14:18:00Z" w16du:dateUtc="2026-03-11T18:18:00Z">
        <w:r>
          <w:t xml:space="preserve">Defend European nations from foreign military attacks OR maintain environmental protections OR maintain costs of cheap energy OR support efforts to take in immigrants and refugees. </w:t>
        </w:r>
      </w:ins>
    </w:p>
    <w:p w14:paraId="40DCADD1" w14:textId="77777777" w:rsidR="00433DDE" w:rsidRDefault="00433DDE" w:rsidP="00433DDE">
      <w:pPr>
        <w:rPr>
          <w:ins w:id="98" w:author="Rafael Campos-Gottardo" w:date="2026-03-11T14:18:00Z" w16du:dateUtc="2026-03-11T18:18:00Z"/>
        </w:rPr>
      </w:pPr>
    </w:p>
    <w:p w14:paraId="1649F3DD" w14:textId="3474460A" w:rsidR="00433DDE" w:rsidRDefault="00433DDE" w:rsidP="00433DDE">
      <w:pPr>
        <w:rPr>
          <w:ins w:id="99" w:author="Rafael Campos-Gottardo" w:date="2026-03-11T14:19:00Z" w16du:dateUtc="2026-03-11T18:19:00Z"/>
          <w:b/>
          <w:bCs/>
        </w:rPr>
      </w:pPr>
      <w:ins w:id="100" w:author="Rafael Campos-Gottardo" w:date="2026-03-11T14:19:00Z" w16du:dateUtc="2026-03-11T18:19:00Z">
        <w:r>
          <w:rPr>
            <w:b/>
            <w:bCs/>
          </w:rPr>
          <w:t>Budget allocations:</w:t>
        </w:r>
      </w:ins>
    </w:p>
    <w:p w14:paraId="31A6BBC7" w14:textId="77777777" w:rsidR="00433DDE" w:rsidRDefault="00433DDE" w:rsidP="00433DDE">
      <w:pPr>
        <w:rPr>
          <w:ins w:id="101" w:author="Rafael Campos-Gottardo" w:date="2026-03-11T14:19:00Z" w16du:dateUtc="2026-03-11T18:19:00Z"/>
          <w:b/>
          <w:bCs/>
        </w:rPr>
      </w:pPr>
    </w:p>
    <w:p w14:paraId="270E6722" w14:textId="77777777" w:rsidR="00433DDE" w:rsidRDefault="00433DDE" w:rsidP="00433DDE">
      <w:pPr>
        <w:rPr>
          <w:ins w:id="102" w:author="Rafael Campos-Gottardo" w:date="2026-03-11T14:19:00Z" w16du:dateUtc="2026-03-11T18:19:00Z"/>
        </w:rPr>
      </w:pPr>
      <w:ins w:id="103" w:author="Rafael Campos-Gottardo" w:date="2026-03-11T14:19:00Z" w16du:dateUtc="2026-03-11T18:19:00Z">
        <w:r>
          <w:t>What percentage of your country’s budget would you allocate to each of these policy issues:</w:t>
        </w:r>
      </w:ins>
    </w:p>
    <w:p w14:paraId="6E9749EF" w14:textId="77777777" w:rsidR="00433DDE" w:rsidRDefault="00433DDE" w:rsidP="00433DDE">
      <w:pPr>
        <w:rPr>
          <w:ins w:id="104" w:author="Rafael Campos-Gottardo" w:date="2026-03-11T14:19:00Z" w16du:dateUtc="2026-03-11T18:19:00Z"/>
        </w:rPr>
      </w:pPr>
    </w:p>
    <w:p w14:paraId="3CFC4219" w14:textId="77777777" w:rsidR="00433DDE" w:rsidRDefault="00433DDE" w:rsidP="00433DDE">
      <w:pPr>
        <w:rPr>
          <w:ins w:id="105" w:author="Rafael Campos-Gottardo" w:date="2026-03-11T14:19:00Z" w16du:dateUtc="2026-03-11T18:19:00Z"/>
        </w:rPr>
      </w:pPr>
      <w:ins w:id="106" w:author="Rafael Campos-Gottardo" w:date="2026-03-11T14:19:00Z" w16du:dateUtc="2026-03-11T18:19:00Z">
        <w:r>
          <w:t>Defence and Security XX%</w:t>
        </w:r>
      </w:ins>
    </w:p>
    <w:p w14:paraId="34807EB1" w14:textId="77777777" w:rsidR="00433DDE" w:rsidRDefault="00433DDE" w:rsidP="00433DDE">
      <w:pPr>
        <w:rPr>
          <w:ins w:id="107" w:author="Rafael Campos-Gottardo" w:date="2026-03-11T14:19:00Z" w16du:dateUtc="2026-03-11T18:19:00Z"/>
        </w:rPr>
      </w:pPr>
      <w:ins w:id="108" w:author="Rafael Campos-Gottardo" w:date="2026-03-11T14:19:00Z" w16du:dateUtc="2026-03-11T18:19:00Z">
        <w:r>
          <w:t>Environmental protections XX%</w:t>
        </w:r>
      </w:ins>
    </w:p>
    <w:p w14:paraId="40891C53" w14:textId="77777777" w:rsidR="00433DDE" w:rsidRDefault="00433DDE" w:rsidP="00433DDE">
      <w:pPr>
        <w:rPr>
          <w:ins w:id="109" w:author="Rafael Campos-Gottardo" w:date="2026-03-11T14:19:00Z" w16du:dateUtc="2026-03-11T18:19:00Z"/>
        </w:rPr>
      </w:pPr>
      <w:ins w:id="110" w:author="Rafael Campos-Gottardo" w:date="2026-03-11T14:19:00Z" w16du:dateUtc="2026-03-11T18:19:00Z">
        <w:r>
          <w:t>Housing XX%</w:t>
        </w:r>
      </w:ins>
    </w:p>
    <w:p w14:paraId="671075B1" w14:textId="77777777" w:rsidR="00433DDE" w:rsidRDefault="00433DDE" w:rsidP="00433DDE">
      <w:pPr>
        <w:rPr>
          <w:ins w:id="111" w:author="Rafael Campos-Gottardo" w:date="2026-03-11T14:19:00Z" w16du:dateUtc="2026-03-11T18:19:00Z"/>
        </w:rPr>
      </w:pPr>
      <w:ins w:id="112" w:author="Rafael Campos-Gottardo" w:date="2026-03-11T14:19:00Z" w16du:dateUtc="2026-03-11T18:19:00Z">
        <w:r>
          <w:t>Healthcare XX%</w:t>
        </w:r>
      </w:ins>
    </w:p>
    <w:p w14:paraId="7D7FE376" w14:textId="77777777" w:rsidR="00433DDE" w:rsidRDefault="00433DDE" w:rsidP="00433DDE">
      <w:pPr>
        <w:rPr>
          <w:ins w:id="113" w:author="Rafael Campos-Gottardo" w:date="2026-03-11T14:19:00Z" w16du:dateUtc="2026-03-11T18:19:00Z"/>
        </w:rPr>
      </w:pPr>
      <w:ins w:id="114" w:author="Rafael Campos-Gottardo" w:date="2026-03-11T14:19:00Z" w16du:dateUtc="2026-03-11T18:19:00Z">
        <w:r>
          <w:t>Immigration and Refugees XX%</w:t>
        </w:r>
      </w:ins>
    </w:p>
    <w:p w14:paraId="2E460FBE" w14:textId="77777777" w:rsidR="00433DDE" w:rsidRDefault="00433DDE" w:rsidP="00433DDE">
      <w:pPr>
        <w:rPr>
          <w:ins w:id="115" w:author="Rafael Campos-Gottardo" w:date="2026-03-11T14:19:00Z" w16du:dateUtc="2026-03-11T18:19:00Z"/>
        </w:rPr>
      </w:pPr>
      <w:ins w:id="116" w:author="Rafael Campos-Gottardo" w:date="2026-03-11T14:19:00Z" w16du:dateUtc="2026-03-11T18:19:00Z">
        <w:r>
          <w:t>Energy Independence XX%</w:t>
        </w:r>
      </w:ins>
    </w:p>
    <w:p w14:paraId="50D6B8D3" w14:textId="77777777" w:rsidR="00433DDE" w:rsidRDefault="00433DDE" w:rsidP="00433DDE">
      <w:pPr>
        <w:rPr>
          <w:ins w:id="117" w:author="Rafael Campos-Gottardo" w:date="2026-03-11T14:19:00Z" w16du:dateUtc="2026-03-11T18:19:00Z"/>
        </w:rPr>
      </w:pPr>
      <w:ins w:id="118" w:author="Rafael Campos-Gottardo" w:date="2026-03-11T14:19:00Z" w16du:dateUtc="2026-03-11T18:19:00Z">
        <w:r>
          <w:t>Public Debt XX%</w:t>
        </w:r>
      </w:ins>
    </w:p>
    <w:p w14:paraId="587D5775" w14:textId="77777777" w:rsidR="00433DDE" w:rsidRDefault="00433DDE" w:rsidP="00433DDE">
      <w:pPr>
        <w:rPr>
          <w:ins w:id="119" w:author="Rafael Campos-Gottardo" w:date="2026-03-11T14:19:00Z" w16du:dateUtc="2026-03-11T18:19:00Z"/>
        </w:rPr>
      </w:pPr>
      <w:ins w:id="120" w:author="Rafael Campos-Gottardo" w:date="2026-03-11T14:19:00Z" w16du:dateUtc="2026-03-11T18:19:00Z">
        <w:r>
          <w:t>Natural Disaster Preparedness XX%</w:t>
        </w:r>
      </w:ins>
    </w:p>
    <w:p w14:paraId="586E7CE8" w14:textId="77777777" w:rsidR="00433DDE" w:rsidRPr="00433DDE" w:rsidRDefault="00433DDE" w:rsidP="00433DDE">
      <w:pPr>
        <w:rPr>
          <w:ins w:id="121" w:author="Rafael Campos-Gottardo" w:date="2026-03-11T14:17:00Z" w16du:dateUtc="2026-03-11T18:17:00Z"/>
          <w:b/>
          <w:bCs/>
          <w:rPrChange w:id="122" w:author="Rafael Campos-Gottardo" w:date="2026-03-11T14:19:00Z" w16du:dateUtc="2026-03-11T18:19:00Z">
            <w:rPr>
              <w:ins w:id="123" w:author="Rafael Campos-Gottardo" w:date="2026-03-11T14:17:00Z" w16du:dateUtc="2026-03-11T18:17:00Z"/>
            </w:rPr>
          </w:rPrChange>
        </w:rPr>
      </w:pPr>
    </w:p>
    <w:p w14:paraId="26E2628D" w14:textId="77777777" w:rsidR="00433DDE" w:rsidRDefault="00433DDE" w:rsidP="001853A7">
      <w:pPr>
        <w:rPr>
          <w:ins w:id="124" w:author="Rafael Campos-Gottardo" w:date="2026-03-11T14:17:00Z" w16du:dateUtc="2026-03-11T18:17:00Z"/>
          <w:b/>
          <w:bCs/>
        </w:rPr>
      </w:pPr>
    </w:p>
    <w:p w14:paraId="1308CC75" w14:textId="158DB06A" w:rsidR="00433DDE" w:rsidRDefault="00433DDE" w:rsidP="001853A7">
      <w:pPr>
        <w:rPr>
          <w:ins w:id="125" w:author="Rafael Campos-Gottardo" w:date="2026-03-11T14:17:00Z" w16du:dateUtc="2026-03-11T18:17:00Z"/>
          <w:b/>
          <w:bCs/>
        </w:rPr>
      </w:pPr>
      <w:ins w:id="126" w:author="Rafael Campos-Gottardo" w:date="2026-03-11T14:17:00Z" w16du:dateUtc="2026-03-11T18:17:00Z">
        <w:r>
          <w:rPr>
            <w:b/>
            <w:bCs/>
          </w:rPr>
          <w:t>Maria’s Question:</w:t>
        </w:r>
      </w:ins>
    </w:p>
    <w:p w14:paraId="4F480A46" w14:textId="77777777" w:rsidR="00433DDE" w:rsidRDefault="00433DDE" w:rsidP="001853A7">
      <w:pPr>
        <w:rPr>
          <w:b/>
          <w:bCs/>
        </w:rPr>
      </w:pPr>
    </w:p>
    <w:p w14:paraId="42E816BA" w14:textId="469C4C70" w:rsidR="001853A7" w:rsidRDefault="00B8552B" w:rsidP="001853A7">
      <w:pPr>
        <w:rPr>
          <w:ins w:id="127" w:author="Maria Popova, Prof" w:date="2026-03-11T12:04:00Z" w16du:dateUtc="2026-03-11T16:04:00Z"/>
        </w:rPr>
      </w:pPr>
      <w:ins w:id="128" w:author="Maria Popova, Prof" w:date="2026-03-11T12:04:00Z" w16du:dateUtc="2026-03-11T16:04:00Z">
        <w:r>
          <w:t xml:space="preserve">If we want to think of a new question to get at the totality of the situational pro-Russians in their various incarnations (pacifists, anti-Americans, environmentalists, </w:t>
        </w:r>
      </w:ins>
      <w:ins w:id="129" w:author="Maria Popova, Prof" w:date="2026-03-11T12:08:00Z" w16du:dateUtc="2026-03-11T16:08:00Z">
        <w:r w:rsidR="00466450">
          <w:t xml:space="preserve">Russia is too strong to lose, </w:t>
        </w:r>
      </w:ins>
      <w:ins w:id="130" w:author="Maria Popova, Prof" w:date="2026-03-11T12:12:00Z" w16du:dateUtc="2026-03-11T16:12:00Z">
        <w:r w:rsidR="00C77CFD">
          <w:t xml:space="preserve">war fatigue, </w:t>
        </w:r>
      </w:ins>
      <w:ins w:id="131" w:author="Maria Popova, Prof" w:date="2026-03-11T12:04:00Z" w16du:dateUtc="2026-03-11T16:04:00Z">
        <w:r>
          <w:t>etc), we could try something like this</w:t>
        </w:r>
      </w:ins>
      <w:ins w:id="132" w:author="Maria Popova, Prof" w:date="2026-03-11T12:10:00Z" w16du:dateUtc="2026-03-11T16:10:00Z">
        <w:r w:rsidR="00EC48FC">
          <w:t xml:space="preserve"> (messy now and </w:t>
        </w:r>
      </w:ins>
      <w:ins w:id="133" w:author="Maria Popova, Prof" w:date="2026-03-11T12:11:00Z" w16du:dateUtc="2026-03-11T16:11:00Z">
        <w:r w:rsidR="00F67264">
          <w:t xml:space="preserve">includes two positions, which might be a big no-no, forgive my ignorance </w:t>
        </w:r>
        <w:r w:rsidR="00F6726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F67264">
          <w:t xml:space="preserve"> </w:t>
        </w:r>
      </w:ins>
      <w:ins w:id="134" w:author="Maria Popova, Prof" w:date="2026-03-11T12:04:00Z" w16du:dateUtc="2026-03-11T16:04:00Z">
        <w:r>
          <w:t>:</w:t>
        </w:r>
      </w:ins>
    </w:p>
    <w:p w14:paraId="7C66A5F0" w14:textId="77777777" w:rsidR="00B8552B" w:rsidRDefault="00B8552B" w:rsidP="001853A7">
      <w:pPr>
        <w:rPr>
          <w:ins w:id="135" w:author="Maria Popova, Prof" w:date="2026-03-11T12:04:00Z" w16du:dateUtc="2026-03-11T16:04:00Z"/>
        </w:rPr>
      </w:pPr>
    </w:p>
    <w:p w14:paraId="4D3736A8" w14:textId="46A37655" w:rsidR="00B8552B" w:rsidRDefault="00B8552B" w:rsidP="001853A7">
      <w:pPr>
        <w:rPr>
          <w:ins w:id="136" w:author="Maria Popova, Prof" w:date="2026-03-11T12:05:00Z" w16du:dateUtc="2026-03-11T16:05:00Z"/>
        </w:rPr>
      </w:pPr>
      <w:ins w:id="137" w:author="Maria Popova, Prof" w:date="2026-03-11T12:04:00Z" w16du:dateUtc="2026-03-11T16:04:00Z">
        <w:r>
          <w:t>Do you agree with this</w:t>
        </w:r>
      </w:ins>
      <w:ins w:id="138" w:author="Maria Popova, Prof" w:date="2026-03-11T12:05:00Z" w16du:dateUtc="2026-03-11T16:05:00Z">
        <w:r>
          <w:t xml:space="preserve"> statement?</w:t>
        </w:r>
      </w:ins>
    </w:p>
    <w:p w14:paraId="2CDB3EE4" w14:textId="77777777" w:rsidR="00B8552B" w:rsidRDefault="00B8552B" w:rsidP="001853A7">
      <w:pPr>
        <w:rPr>
          <w:ins w:id="139" w:author="Maria Popova, Prof" w:date="2026-03-11T12:05:00Z" w16du:dateUtc="2026-03-11T16:05:00Z"/>
        </w:rPr>
      </w:pPr>
    </w:p>
    <w:p w14:paraId="202350D3" w14:textId="1AFBDBF1" w:rsidR="00B8552B" w:rsidRPr="00B8552B" w:rsidRDefault="00F7399E" w:rsidP="001853A7">
      <w:pPr>
        <w:rPr>
          <w:rPrChange w:id="140" w:author="Maria Popova, Prof" w:date="2026-03-11T12:04:00Z" w16du:dateUtc="2026-03-11T16:04:00Z">
            <w:rPr>
              <w:b/>
              <w:bCs/>
            </w:rPr>
          </w:rPrChange>
        </w:rPr>
      </w:pPr>
      <w:ins w:id="141" w:author="Maria Popova, Prof" w:date="2026-03-11T12:08:00Z" w16du:dateUtc="2026-03-11T16:08:00Z">
        <w:r>
          <w:t>I feel bad for Ukraine’s suffering, but Russia i</w:t>
        </w:r>
        <w:r w:rsidR="00A85C83">
          <w:t xml:space="preserve">s </w:t>
        </w:r>
      </w:ins>
      <w:ins w:id="142" w:author="Maria Popova, Prof" w:date="2026-03-11T12:09:00Z" w16du:dateUtc="2026-03-11T16:09:00Z">
        <w:r w:rsidR="00A85C83">
          <w:t xml:space="preserve">winning and there are more important issues facing Europe so we need to </w:t>
        </w:r>
        <w:r w:rsidR="002F0770">
          <w:t>move on.</w:t>
        </w:r>
      </w:ins>
    </w:p>
    <w:p w14:paraId="50EE90A2" w14:textId="77777777" w:rsidR="001853A7" w:rsidRDefault="001853A7" w:rsidP="001853A7">
      <w:pPr>
        <w:rPr>
          <w:b/>
          <w:bCs/>
        </w:rPr>
      </w:pPr>
    </w:p>
    <w:p w14:paraId="15706E92" w14:textId="77777777" w:rsidR="001853A7" w:rsidRDefault="001853A7" w:rsidP="001853A7">
      <w:pPr>
        <w:rPr>
          <w:b/>
          <w:bCs/>
        </w:rPr>
      </w:pPr>
    </w:p>
    <w:p w14:paraId="03D69C97" w14:textId="77777777" w:rsidR="001853A7" w:rsidRDefault="001853A7" w:rsidP="001853A7">
      <w:pPr>
        <w:rPr>
          <w:b/>
          <w:bCs/>
        </w:rPr>
      </w:pPr>
    </w:p>
    <w:p w14:paraId="0F4440D8" w14:textId="00911E7F" w:rsidR="001853A7" w:rsidRDefault="001853A7" w:rsidP="001853A7">
      <w:r>
        <w:rPr>
          <w:b/>
          <w:bCs/>
        </w:rPr>
        <w:t xml:space="preserve">Two more questions we worked on: </w:t>
      </w:r>
    </w:p>
    <w:p w14:paraId="2FBC528B" w14:textId="49349A9D" w:rsidR="001853A7" w:rsidRDefault="001853A7" w:rsidP="002B5764">
      <w:r>
        <w:t xml:space="preserve">According to you, what do you perceive Russias goals to be. Click all that apply. </w:t>
      </w:r>
    </w:p>
    <w:p w14:paraId="5EAAB854" w14:textId="77777777" w:rsidR="001853A7" w:rsidRDefault="001853A7" w:rsidP="002B5764">
      <w:r>
        <w:t>--Take all of Ukraine’s territory</w:t>
      </w:r>
    </w:p>
    <w:p w14:paraId="2E5C09D4" w14:textId="7B550403" w:rsidR="001853A7" w:rsidRDefault="001853A7" w:rsidP="002B5764">
      <w:r>
        <w:t>--Attempting to retake the old Soviet Republics (Latvia, Lithuania etc.)</w:t>
      </w:r>
    </w:p>
    <w:p w14:paraId="5E306FBF" w14:textId="360FDAC7" w:rsidR="001853A7" w:rsidRDefault="001853A7" w:rsidP="002B5764">
      <w:r>
        <w:t>--Attempting to retake All of Eastern Europe, e.g. Poland, Romania, Bulgaria</w:t>
      </w:r>
    </w:p>
    <w:p w14:paraId="0F0AAC55" w14:textId="1D93C68C" w:rsidR="002B5764" w:rsidRDefault="001853A7" w:rsidP="001853A7">
      <w:r>
        <w:t>--Attacking Europea countries (e.g. France, Germany)</w:t>
      </w:r>
      <w:r w:rsidR="002B5764">
        <w:t xml:space="preserve"> </w:t>
      </w:r>
    </w:p>
    <w:p w14:paraId="116546EA" w14:textId="1884A862" w:rsidR="001853A7" w:rsidRDefault="001853A7" w:rsidP="001853A7">
      <w:r>
        <w:t xml:space="preserve">--Russia is a peaceful and does not desire to take or retake any countries or territories. </w:t>
      </w:r>
    </w:p>
    <w:p w14:paraId="0D4F0B28" w14:textId="0498F284" w:rsidR="001853A7" w:rsidRDefault="001853A7" w:rsidP="001853A7">
      <w:r>
        <w:t xml:space="preserve">--OR: Russia is a go country that is betting a bad reputation. </w:t>
      </w:r>
    </w:p>
    <w:p w14:paraId="177C9532" w14:textId="77777777" w:rsidR="002B5764" w:rsidRDefault="002B5764" w:rsidP="002B5764"/>
    <w:p w14:paraId="5EDB4AC3" w14:textId="77777777" w:rsidR="004E632C" w:rsidRDefault="004E632C" w:rsidP="002B5764"/>
    <w:p w14:paraId="3494BC92" w14:textId="77777777" w:rsidR="004E632C" w:rsidRDefault="004E632C" w:rsidP="002B5764"/>
    <w:p w14:paraId="46C2241E" w14:textId="134D1ABF" w:rsidR="001853A7" w:rsidRDefault="001853A7" w:rsidP="001853A7">
      <w:pPr>
        <w:rPr>
          <w:b/>
          <w:bCs/>
        </w:rPr>
      </w:pPr>
      <w:r>
        <w:rPr>
          <w:b/>
          <w:bCs/>
        </w:rPr>
        <w:t xml:space="preserve">If another country would attack Sweden, </w:t>
      </w:r>
      <w:r w:rsidRPr="00B75B5B">
        <w:rPr>
          <w:b/>
          <w:bCs/>
        </w:rPr>
        <w:t>would you</w:t>
      </w:r>
      <w:r>
        <w:rPr>
          <w:b/>
          <w:bCs/>
        </w:rPr>
        <w:t xml:space="preserve"> support Sweden </w:t>
      </w:r>
      <w:r w:rsidRPr="00B75B5B">
        <w:rPr>
          <w:b/>
          <w:bCs/>
        </w:rPr>
        <w:t xml:space="preserve">to fight </w:t>
      </w:r>
      <w:r>
        <w:rPr>
          <w:b/>
          <w:bCs/>
        </w:rPr>
        <w:t xml:space="preserve">in a war to defend itself. </w:t>
      </w:r>
    </w:p>
    <w:p w14:paraId="20F0749B" w14:textId="77777777" w:rsidR="001853A7" w:rsidRDefault="001853A7" w:rsidP="001853A7">
      <w:r>
        <w:t>Yes or No</w:t>
      </w:r>
    </w:p>
    <w:p w14:paraId="5B4DCDC8" w14:textId="77777777" w:rsidR="004E632C" w:rsidRPr="00A24F02" w:rsidRDefault="004E632C" w:rsidP="002B5764"/>
    <w:sectPr w:rsidR="004E632C" w:rsidRPr="00A24F0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Maria Popova, Prof" w:date="2026-03-11T11:49:00Z" w:initials="MP">
    <w:p w14:paraId="5FDD2A4B" w14:textId="77777777" w:rsidR="00AB289A" w:rsidRDefault="003830F5" w:rsidP="00AB289A">
      <w:pPr>
        <w:pStyle w:val="CommentText"/>
      </w:pPr>
      <w:r>
        <w:rPr>
          <w:rStyle w:val="CommentReference"/>
        </w:rPr>
        <w:annotationRef/>
      </w:r>
      <w:r w:rsidR="00AB289A">
        <w:t>I’m now thinking the situationals may fall on both sides of this question, not just on the defend from Russia side. Some will want diplomacy even if they dislike Russia and think it’s to blame because they think this is easier/cheaper than defending. So how about we remove this question and use only that they are specifically against military aid and Russia sanctions, but they could be for the other types of aid?</w:t>
      </w:r>
    </w:p>
  </w:comment>
  <w:comment w:id="33" w:author="Maria Popova, Prof" w:date="2026-03-11T11:58:00Z" w:initials="MP">
    <w:p w14:paraId="076B8E2E" w14:textId="77777777" w:rsidR="009D0DF8" w:rsidRDefault="009D0DF8" w:rsidP="009D0DF8">
      <w:pPr>
        <w:pStyle w:val="CommentText"/>
      </w:pPr>
      <w:r>
        <w:rPr>
          <w:rStyle w:val="CommentReference"/>
        </w:rPr>
        <w:annotationRef/>
      </w:r>
      <w:r>
        <w:t>I’d say they will be all over the place on this question except the most pro-Russian positions. Some will blame Russia fully, some will bothside. They are defined more by their position on the policies on the war than on the causes. So maybe we use all options, except NATO fully to blame?</w:t>
      </w:r>
    </w:p>
  </w:comment>
  <w:comment w:id="34" w:author="Maria Popova, Prof" w:date="2026-03-11T11:58:00Z" w:initials="MP">
    <w:p w14:paraId="71FE098E" w14:textId="77777777" w:rsidR="00DF714A" w:rsidRDefault="00DF714A" w:rsidP="00DF714A">
      <w:pPr>
        <w:pStyle w:val="CommentText"/>
      </w:pPr>
      <w:r>
        <w:rPr>
          <w:rStyle w:val="CommentReference"/>
        </w:rPr>
        <w:annotationRef/>
      </w:r>
      <w:r>
        <w:t>I’d say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D2A4B" w15:done="0"/>
  <w15:commentEx w15:paraId="076B8E2E" w15:done="0"/>
  <w15:commentEx w15:paraId="71FE09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A14E38" w16cex:dateUtc="2026-03-11T15:49:00Z"/>
  <w16cex:commentExtensible w16cex:durableId="6503EC1C" w16cex:dateUtc="2026-03-11T15:58:00Z"/>
  <w16cex:commentExtensible w16cex:durableId="179BE1DE" w16cex:dateUtc="2026-03-11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D2A4B" w16cid:durableId="62A14E38"/>
  <w16cid:commentId w16cid:paraId="076B8E2E" w16cid:durableId="6503EC1C"/>
  <w16cid:commentId w16cid:paraId="71FE098E" w16cid:durableId="179BE1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43DD3"/>
    <w:multiLevelType w:val="hybridMultilevel"/>
    <w:tmpl w:val="B6EE453A"/>
    <w:lvl w:ilvl="0" w:tplc="FFDC68E6">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E596DB2"/>
    <w:multiLevelType w:val="hybridMultilevel"/>
    <w:tmpl w:val="40B0FCB8"/>
    <w:lvl w:ilvl="0" w:tplc="239469CC">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78286416">
    <w:abstractNumId w:val="0"/>
  </w:num>
  <w:num w:numId="2" w16cid:durableId="13090459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Popova, Prof">
    <w15:presenceInfo w15:providerId="AD" w15:userId="S::maria.popova@mcgill.ca::800883ef-92d5-493e-8333-1f30dbd96e71"/>
  </w15:person>
  <w15:person w15:author="Rafael Campos-Gottardo">
    <w15:presenceInfo w15:providerId="AD" w15:userId="S::rafael.campos-gottardo@mail.mcgill.ca::b479da54-c673-4cc7-a194-1385beec77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02"/>
    <w:rsid w:val="00042628"/>
    <w:rsid w:val="0005574B"/>
    <w:rsid w:val="00075E19"/>
    <w:rsid w:val="00093047"/>
    <w:rsid w:val="00102D71"/>
    <w:rsid w:val="00103001"/>
    <w:rsid w:val="00103CAD"/>
    <w:rsid w:val="00143D9D"/>
    <w:rsid w:val="00145511"/>
    <w:rsid w:val="001623F0"/>
    <w:rsid w:val="001853A7"/>
    <w:rsid w:val="001A3CEA"/>
    <w:rsid w:val="001B0E71"/>
    <w:rsid w:val="00212829"/>
    <w:rsid w:val="00216096"/>
    <w:rsid w:val="00224BAA"/>
    <w:rsid w:val="00265DE7"/>
    <w:rsid w:val="002B5764"/>
    <w:rsid w:val="002C0EA1"/>
    <w:rsid w:val="002F0770"/>
    <w:rsid w:val="00316AA3"/>
    <w:rsid w:val="003336FA"/>
    <w:rsid w:val="003759F4"/>
    <w:rsid w:val="003830F5"/>
    <w:rsid w:val="00384E89"/>
    <w:rsid w:val="0041286F"/>
    <w:rsid w:val="004205F1"/>
    <w:rsid w:val="00433DDE"/>
    <w:rsid w:val="00466450"/>
    <w:rsid w:val="00482FC6"/>
    <w:rsid w:val="004B7D95"/>
    <w:rsid w:val="004D424A"/>
    <w:rsid w:val="004E3561"/>
    <w:rsid w:val="004E632C"/>
    <w:rsid w:val="004E6C6C"/>
    <w:rsid w:val="004F35A9"/>
    <w:rsid w:val="005017F9"/>
    <w:rsid w:val="00527E15"/>
    <w:rsid w:val="005513A4"/>
    <w:rsid w:val="005E3055"/>
    <w:rsid w:val="0062592B"/>
    <w:rsid w:val="00675103"/>
    <w:rsid w:val="006C7B6F"/>
    <w:rsid w:val="006E5481"/>
    <w:rsid w:val="0073714A"/>
    <w:rsid w:val="00737AB0"/>
    <w:rsid w:val="00737EAB"/>
    <w:rsid w:val="00743A3D"/>
    <w:rsid w:val="007737E5"/>
    <w:rsid w:val="007B5A99"/>
    <w:rsid w:val="008975F9"/>
    <w:rsid w:val="008B47CC"/>
    <w:rsid w:val="008C0BE2"/>
    <w:rsid w:val="009756B2"/>
    <w:rsid w:val="009A23C2"/>
    <w:rsid w:val="009D0DF8"/>
    <w:rsid w:val="00A24F02"/>
    <w:rsid w:val="00A26037"/>
    <w:rsid w:val="00A85C83"/>
    <w:rsid w:val="00AB289A"/>
    <w:rsid w:val="00AB6D76"/>
    <w:rsid w:val="00B03D8D"/>
    <w:rsid w:val="00B75B5B"/>
    <w:rsid w:val="00B8552B"/>
    <w:rsid w:val="00BB7A9E"/>
    <w:rsid w:val="00BE7D32"/>
    <w:rsid w:val="00C360E3"/>
    <w:rsid w:val="00C72BC9"/>
    <w:rsid w:val="00C77CFD"/>
    <w:rsid w:val="00CD052B"/>
    <w:rsid w:val="00CD24C0"/>
    <w:rsid w:val="00CE194A"/>
    <w:rsid w:val="00CF7333"/>
    <w:rsid w:val="00D33C26"/>
    <w:rsid w:val="00D61D68"/>
    <w:rsid w:val="00D67B4C"/>
    <w:rsid w:val="00DF714A"/>
    <w:rsid w:val="00E34306"/>
    <w:rsid w:val="00E36270"/>
    <w:rsid w:val="00E7228A"/>
    <w:rsid w:val="00E76E9D"/>
    <w:rsid w:val="00E872F8"/>
    <w:rsid w:val="00EC48FC"/>
    <w:rsid w:val="00EC70AD"/>
    <w:rsid w:val="00EF157F"/>
    <w:rsid w:val="00F664AC"/>
    <w:rsid w:val="00F67264"/>
    <w:rsid w:val="00F7399E"/>
    <w:rsid w:val="00FF47F8"/>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1C69"/>
  <w15:chartTrackingRefBased/>
  <w15:docId w15:val="{5432CBD6-572A-407E-B2BF-12534285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02"/>
    <w:rPr>
      <w:rFonts w:eastAsiaTheme="majorEastAsia" w:cstheme="majorBidi"/>
      <w:color w:val="272727" w:themeColor="text1" w:themeTint="D8"/>
    </w:rPr>
  </w:style>
  <w:style w:type="paragraph" w:styleId="Title">
    <w:name w:val="Title"/>
    <w:basedOn w:val="Normal"/>
    <w:next w:val="Normal"/>
    <w:link w:val="TitleChar"/>
    <w:uiPriority w:val="10"/>
    <w:qFormat/>
    <w:rsid w:val="00A24F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4F02"/>
    <w:rPr>
      <w:i/>
      <w:iCs/>
      <w:color w:val="404040" w:themeColor="text1" w:themeTint="BF"/>
    </w:rPr>
  </w:style>
  <w:style w:type="paragraph" w:styleId="ListParagraph">
    <w:name w:val="List Paragraph"/>
    <w:basedOn w:val="Normal"/>
    <w:uiPriority w:val="34"/>
    <w:qFormat/>
    <w:rsid w:val="00A24F02"/>
    <w:pPr>
      <w:ind w:left="720"/>
      <w:contextualSpacing/>
    </w:pPr>
  </w:style>
  <w:style w:type="character" w:styleId="IntenseEmphasis">
    <w:name w:val="Intense Emphasis"/>
    <w:basedOn w:val="DefaultParagraphFont"/>
    <w:uiPriority w:val="21"/>
    <w:qFormat/>
    <w:rsid w:val="00A24F02"/>
    <w:rPr>
      <w:i/>
      <w:iCs/>
      <w:color w:val="0F4761" w:themeColor="accent1" w:themeShade="BF"/>
    </w:rPr>
  </w:style>
  <w:style w:type="paragraph" w:styleId="IntenseQuote">
    <w:name w:val="Intense Quote"/>
    <w:basedOn w:val="Normal"/>
    <w:next w:val="Normal"/>
    <w:link w:val="IntenseQuoteChar"/>
    <w:uiPriority w:val="30"/>
    <w:qFormat/>
    <w:rsid w:val="00A24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02"/>
    <w:rPr>
      <w:i/>
      <w:iCs/>
      <w:color w:val="0F4761" w:themeColor="accent1" w:themeShade="BF"/>
    </w:rPr>
  </w:style>
  <w:style w:type="character" w:styleId="IntenseReference">
    <w:name w:val="Intense Reference"/>
    <w:basedOn w:val="DefaultParagraphFont"/>
    <w:uiPriority w:val="32"/>
    <w:qFormat/>
    <w:rsid w:val="00A24F02"/>
    <w:rPr>
      <w:b/>
      <w:bCs/>
      <w:smallCaps/>
      <w:color w:val="0F4761" w:themeColor="accent1" w:themeShade="BF"/>
      <w:spacing w:val="5"/>
    </w:rPr>
  </w:style>
  <w:style w:type="paragraph" w:styleId="Revision">
    <w:name w:val="Revision"/>
    <w:hidden/>
    <w:uiPriority w:val="99"/>
    <w:semiHidden/>
    <w:rsid w:val="008975F9"/>
  </w:style>
  <w:style w:type="character" w:styleId="CommentReference">
    <w:name w:val="annotation reference"/>
    <w:basedOn w:val="DefaultParagraphFont"/>
    <w:uiPriority w:val="99"/>
    <w:semiHidden/>
    <w:unhideWhenUsed/>
    <w:rsid w:val="003830F5"/>
    <w:rPr>
      <w:sz w:val="16"/>
      <w:szCs w:val="16"/>
    </w:rPr>
  </w:style>
  <w:style w:type="paragraph" w:styleId="CommentText">
    <w:name w:val="annotation text"/>
    <w:basedOn w:val="Normal"/>
    <w:link w:val="CommentTextChar"/>
    <w:uiPriority w:val="99"/>
    <w:unhideWhenUsed/>
    <w:rsid w:val="003830F5"/>
    <w:rPr>
      <w:sz w:val="20"/>
      <w:szCs w:val="20"/>
    </w:rPr>
  </w:style>
  <w:style w:type="character" w:customStyle="1" w:styleId="CommentTextChar">
    <w:name w:val="Comment Text Char"/>
    <w:basedOn w:val="DefaultParagraphFont"/>
    <w:link w:val="CommentText"/>
    <w:uiPriority w:val="99"/>
    <w:rsid w:val="003830F5"/>
    <w:rPr>
      <w:sz w:val="20"/>
      <w:szCs w:val="20"/>
    </w:rPr>
  </w:style>
  <w:style w:type="paragraph" w:styleId="CommentSubject">
    <w:name w:val="annotation subject"/>
    <w:basedOn w:val="CommentText"/>
    <w:next w:val="CommentText"/>
    <w:link w:val="CommentSubjectChar"/>
    <w:uiPriority w:val="99"/>
    <w:semiHidden/>
    <w:unhideWhenUsed/>
    <w:rsid w:val="003830F5"/>
    <w:rPr>
      <w:b/>
      <w:bCs/>
    </w:rPr>
  </w:style>
  <w:style w:type="character" w:customStyle="1" w:styleId="CommentSubjectChar">
    <w:name w:val="Comment Subject Char"/>
    <w:basedOn w:val="CommentTextChar"/>
    <w:link w:val="CommentSubject"/>
    <w:uiPriority w:val="99"/>
    <w:semiHidden/>
    <w:rsid w:val="003830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1000</Words>
  <Characters>4963</Characters>
  <Application>Microsoft Office Word</Application>
  <DocSecurity>0</DocSecurity>
  <Lines>134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Dietlind Stolle, Prof</dc:creator>
  <cp:keywords/>
  <dc:description/>
  <cp:lastModifiedBy>Rafael Campos-Gottardo</cp:lastModifiedBy>
  <cp:revision>4</cp:revision>
  <dcterms:created xsi:type="dcterms:W3CDTF">2026-03-11T18:06:00Z</dcterms:created>
  <dcterms:modified xsi:type="dcterms:W3CDTF">2026-03-11T18:22:00Z</dcterms:modified>
</cp:coreProperties>
</file>