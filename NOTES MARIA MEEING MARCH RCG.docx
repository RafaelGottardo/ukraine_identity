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C0D4" w14:textId="77777777" w:rsidR="001853A7" w:rsidRPr="001853A7" w:rsidRDefault="001853A7">
      <w:pPr>
        <w:rPr>
          <w:b/>
          <w:bCs/>
        </w:rPr>
      </w:pPr>
      <w:r w:rsidRPr="001853A7">
        <w:rPr>
          <w:b/>
          <w:bCs/>
        </w:rPr>
        <w:t>Notes from meeting with Maria in break</w:t>
      </w:r>
    </w:p>
    <w:p w14:paraId="7C26D8BF" w14:textId="77777777" w:rsidR="001853A7" w:rsidRDefault="001853A7"/>
    <w:p w14:paraId="47EB01A8" w14:textId="36D0BAA4" w:rsidR="00093047" w:rsidRPr="001853A7" w:rsidRDefault="001853A7">
      <w:r>
        <w:t xml:space="preserve">--we should distinguish </w:t>
      </w:r>
      <w:r w:rsidR="00A24F02" w:rsidRPr="001853A7">
        <w:t xml:space="preserve">situational </w:t>
      </w:r>
      <w:r>
        <w:t>pro-</w:t>
      </w:r>
      <w:r w:rsidR="00E13882" w:rsidRPr="001853A7">
        <w:t>Russia</w:t>
      </w:r>
      <w:r w:rsidR="00A24F02" w:rsidRPr="001853A7">
        <w:t xml:space="preserve"> attitudes versus</w:t>
      </w:r>
      <w:r>
        <w:t xml:space="preserve"> ideological pro-Russia attitudes (better than what we had before). </w:t>
      </w:r>
    </w:p>
    <w:p w14:paraId="77D664DE" w14:textId="77777777" w:rsidR="00A24F02" w:rsidRPr="001853A7" w:rsidRDefault="00A24F02"/>
    <w:p w14:paraId="1D42EB71" w14:textId="77777777" w:rsidR="00A24F02" w:rsidRPr="001853A7" w:rsidRDefault="00A24F02"/>
    <w:p w14:paraId="2C831CEC" w14:textId="35F9B8B7" w:rsidR="001853A7" w:rsidRDefault="001853A7" w:rsidP="001853A7">
      <w:r w:rsidRPr="001853A7">
        <w:rPr>
          <w:b/>
          <w:bCs/>
        </w:rPr>
        <w:sym w:font="Wingdings" w:char="F0E0"/>
      </w:r>
      <w:r w:rsidR="00A24F02" w:rsidRPr="001853A7">
        <w:rPr>
          <w:b/>
          <w:bCs/>
        </w:rPr>
        <w:t>Situation</w:t>
      </w:r>
      <w:r>
        <w:rPr>
          <w:b/>
          <w:bCs/>
        </w:rPr>
        <w:t>ally</w:t>
      </w:r>
      <w:r w:rsidR="00A24F02" w:rsidRPr="001853A7">
        <w:rPr>
          <w:b/>
          <w:bCs/>
        </w:rPr>
        <w:t xml:space="preserve"> pro </w:t>
      </w:r>
      <w:r w:rsidR="00E13882" w:rsidRPr="001853A7">
        <w:rPr>
          <w:b/>
          <w:bCs/>
        </w:rPr>
        <w:t>Russia</w:t>
      </w:r>
      <w:r w:rsidR="00A24F02" w:rsidRPr="00A24F02">
        <w:t>, I care a</w:t>
      </w:r>
      <w:r w:rsidR="00A24F02">
        <w:t>bout other things, but on this issue I ta</w:t>
      </w:r>
      <w:r>
        <w:t>ke</w:t>
      </w:r>
      <w:r w:rsidR="00A24F02">
        <w:t xml:space="preserve"> the same position</w:t>
      </w:r>
      <w:r>
        <w:t xml:space="preserve"> as pro-Russia folks,</w:t>
      </w:r>
      <w:r w:rsidR="00A24F02">
        <w:t xml:space="preserve"> even though I am not truly pro-</w:t>
      </w:r>
      <w:r w:rsidR="00E13882">
        <w:t>Russia</w:t>
      </w:r>
      <w:r w:rsidR="00A24F02">
        <w:t xml:space="preserve">, </w:t>
      </w:r>
      <w:r>
        <w:t xml:space="preserve">I can be a </w:t>
      </w:r>
      <w:r w:rsidR="00A24F02">
        <w:t xml:space="preserve">pacifist, </w:t>
      </w:r>
      <w:r>
        <w:t xml:space="preserve">I am getting tired of the war, </w:t>
      </w:r>
      <w:r w:rsidR="00A24F02">
        <w:t xml:space="preserve">I am </w:t>
      </w:r>
      <w:r>
        <w:t xml:space="preserve">worried about the economy and energy prices, I am not politically fully informed, so </w:t>
      </w:r>
      <w:r w:rsidR="00A24F02">
        <w:t>I am now supporting Russia</w:t>
      </w:r>
      <w:r>
        <w:t>. E</w:t>
      </w:r>
      <w:r w:rsidR="00E13882">
        <w:t>.</w:t>
      </w:r>
      <w:r>
        <w:t>g</w:t>
      </w:r>
      <w:r w:rsidR="00E13882">
        <w:t>.</w:t>
      </w:r>
      <w:r>
        <w:t xml:space="preserve"> we need to end this war as soon as possible because of climate change, economic reasons, pacifists, anti-Americanists, bigger threats</w:t>
      </w:r>
    </w:p>
    <w:p w14:paraId="6270131C" w14:textId="547DF2E4" w:rsidR="001853A7" w:rsidRDefault="001853A7" w:rsidP="001853A7">
      <w:r>
        <w:t xml:space="preserve">Measures: </w:t>
      </w:r>
    </w:p>
    <w:p w14:paraId="3CF95DE1" w14:textId="769BE464" w:rsidR="001853A7" w:rsidRDefault="001853A7" w:rsidP="001853A7">
      <w:r>
        <w:sym w:font="Wingdings" w:char="F0E0"/>
      </w:r>
      <w:r>
        <w:t xml:space="preserve">Identifies Russia as Threat but decides against defeating Russia (e.g. military and sanctions are not supported), other measures here? </w:t>
      </w:r>
    </w:p>
    <w:p w14:paraId="102C235A" w14:textId="15C5FE47" w:rsidR="001853A7" w:rsidRDefault="001853A7" w:rsidP="001853A7">
      <w:r>
        <w:sym w:font="Wingdings" w:char="F0E0"/>
      </w:r>
      <w:r>
        <w:t xml:space="preserve">how do they score on the end of war, NATO-Russia, trust Russia questions? </w:t>
      </w:r>
    </w:p>
    <w:p w14:paraId="320B088C" w14:textId="459359E7" w:rsidR="001853A7" w:rsidRDefault="001853A7" w:rsidP="001853A7"/>
    <w:p w14:paraId="62897B90" w14:textId="77777777" w:rsidR="001853A7" w:rsidRDefault="001853A7" w:rsidP="001853A7"/>
    <w:p w14:paraId="27DEFAF2" w14:textId="6C53B667" w:rsidR="001853A7" w:rsidRPr="004E632C" w:rsidRDefault="001853A7" w:rsidP="001853A7">
      <w:pPr>
        <w:rPr>
          <w:b/>
          <w:bCs/>
        </w:rPr>
      </w:pPr>
      <w:r w:rsidRPr="004E632C">
        <w:rPr>
          <w:b/>
          <w:bCs/>
        </w:rPr>
        <w:t>-&gt;What is a pro-Russian ideology</w:t>
      </w:r>
    </w:p>
    <w:p w14:paraId="304DEBF8" w14:textId="2D8AB160" w:rsidR="001853A7" w:rsidRDefault="001853A7" w:rsidP="001853A7">
      <w:r>
        <w:t>--Categorial decision to support Russia no matter what</w:t>
      </w:r>
    </w:p>
    <w:p w14:paraId="38626751" w14:textId="77777777" w:rsidR="001853A7" w:rsidRDefault="001853A7" w:rsidP="001853A7">
      <w:r>
        <w:t>--Russia is an ally and a friend that can be trusted</w:t>
      </w:r>
    </w:p>
    <w:p w14:paraId="322264EF" w14:textId="77777777" w:rsidR="001853A7" w:rsidRDefault="001853A7" w:rsidP="001853A7">
      <w:r>
        <w:t>--</w:t>
      </w:r>
      <w:proofErr w:type="spellStart"/>
      <w:r>
        <w:t>Russias</w:t>
      </w:r>
      <w:proofErr w:type="spellEnd"/>
      <w:r>
        <w:t xml:space="preserve"> </w:t>
      </w:r>
      <w:proofErr w:type="spellStart"/>
      <w:r>
        <w:t>Slavofile</w:t>
      </w:r>
      <w:proofErr w:type="spellEnd"/>
      <w:r>
        <w:t xml:space="preserve"> elites, European country</w:t>
      </w:r>
    </w:p>
    <w:p w14:paraId="582D010F" w14:textId="26271516" w:rsidR="001853A7" w:rsidRDefault="001853A7" w:rsidP="001853A7">
      <w:r>
        <w:t xml:space="preserve">--consume Russian </w:t>
      </w:r>
      <w:proofErr w:type="spellStart"/>
      <w:r>
        <w:t>misinfo</w:t>
      </w:r>
      <w:proofErr w:type="spellEnd"/>
    </w:p>
    <w:p w14:paraId="57BB4FD7" w14:textId="77777777" w:rsidR="001853A7" w:rsidRDefault="001853A7" w:rsidP="001853A7">
      <w:r>
        <w:sym w:font="Wingdings" w:char="F0E0"/>
      </w:r>
      <w:r>
        <w:t xml:space="preserve">Measures: </w:t>
      </w:r>
    </w:p>
    <w:p w14:paraId="55F157B0" w14:textId="26BDDCCC" w:rsidR="001853A7" w:rsidRDefault="001853A7" w:rsidP="001853A7">
      <w:r>
        <w:t>--NATO/RUSSIA</w:t>
      </w:r>
      <w:del w:id="0" w:author="Rafael Campos-Gottardo" w:date="2026-03-09T17:08:00Z" w16du:dateUtc="2026-03-09T21:08:00Z">
        <w:r w:rsidDel="00E13882">
          <w:delText xml:space="preserve"> </w:delText>
        </w:r>
      </w:del>
      <w:r>
        <w:t xml:space="preserve"> on the accusing NATO and middle side</w:t>
      </w:r>
    </w:p>
    <w:p w14:paraId="73450548" w14:textId="7231C005" w:rsidR="001853A7" w:rsidRDefault="001853A7" w:rsidP="001853A7">
      <w:r>
        <w:t>--trust Russia in 2025</w:t>
      </w:r>
    </w:p>
    <w:p w14:paraId="1ADDEE47" w14:textId="77777777" w:rsidR="001853A7" w:rsidRDefault="001853A7" w:rsidP="001853A7">
      <w:r>
        <w:t xml:space="preserve">--new questions 2026, </w:t>
      </w:r>
    </w:p>
    <w:p w14:paraId="6C86E02A" w14:textId="6C8E6071" w:rsidR="001853A7" w:rsidRDefault="001853A7" w:rsidP="001853A7">
      <w:r>
        <w:t>--two pro Russia end of war</w:t>
      </w:r>
    </w:p>
    <w:p w14:paraId="5E9B480D" w14:textId="77777777" w:rsidR="001853A7" w:rsidRDefault="001853A7" w:rsidP="001853A7"/>
    <w:p w14:paraId="4545B0D7" w14:textId="166D885D" w:rsidR="001853A7" w:rsidRDefault="001853A7" w:rsidP="001853A7">
      <w:pPr>
        <w:pStyle w:val="ListParagraph"/>
        <w:numPr>
          <w:ilvl w:val="0"/>
          <w:numId w:val="2"/>
        </w:numPr>
      </w:pPr>
      <w:r>
        <w:t xml:space="preserve">But do we have a </w:t>
      </w:r>
      <w:proofErr w:type="spellStart"/>
      <w:r>
        <w:t>longterm</w:t>
      </w:r>
      <w:proofErr w:type="spellEnd"/>
      <w:r>
        <w:t xml:space="preserve"> measure here? </w:t>
      </w:r>
    </w:p>
    <w:p w14:paraId="107BEF69" w14:textId="0D52A612" w:rsidR="00A24F02" w:rsidRDefault="00A24F02" w:rsidP="001853A7"/>
    <w:p w14:paraId="7D92358F" w14:textId="77777777" w:rsidR="00B75B5B" w:rsidRDefault="00B75B5B"/>
    <w:p w14:paraId="18258894" w14:textId="77777777" w:rsidR="004E3561" w:rsidRDefault="004E3561" w:rsidP="00E34306"/>
    <w:p w14:paraId="65ED5D07" w14:textId="77777777" w:rsidR="004E3561" w:rsidRDefault="004E3561" w:rsidP="00E34306"/>
    <w:p w14:paraId="28FC8123" w14:textId="753E1AFC" w:rsidR="004E3561" w:rsidRDefault="001853A7" w:rsidP="00E34306">
      <w:r>
        <w:t xml:space="preserve">For example: </w:t>
      </w:r>
      <w:r w:rsidR="004E3561">
        <w:t xml:space="preserve">Before 2022, Merkel </w:t>
      </w:r>
      <w:r>
        <w:t xml:space="preserve">and co was </w:t>
      </w:r>
      <w:r w:rsidR="004E3561">
        <w:t>no</w:t>
      </w:r>
      <w:r>
        <w:t>t</w:t>
      </w:r>
      <w:r w:rsidR="004E3561">
        <w:t xml:space="preserve"> ideologically pro-Russian but situationally </w:t>
      </w:r>
      <w:r>
        <w:t xml:space="preserve">she was. </w:t>
      </w:r>
    </w:p>
    <w:p w14:paraId="53610E69" w14:textId="77777777" w:rsidR="001853A7" w:rsidRDefault="001853A7" w:rsidP="00E34306"/>
    <w:p w14:paraId="3BC61910" w14:textId="6D8EA82E" w:rsidR="004E3561" w:rsidRDefault="004E3561" w:rsidP="004E3561">
      <w:r>
        <w:t>Containment versus engagement</w:t>
      </w:r>
    </w:p>
    <w:p w14:paraId="3B5879C0" w14:textId="2DB9B244" w:rsidR="004E3561" w:rsidRDefault="004E3561" w:rsidP="002B5764">
      <w:r>
        <w:t>Binding</w:t>
      </w:r>
      <w:r w:rsidR="002B5764">
        <w:t>, interdependence and engagement</w:t>
      </w:r>
      <w:proofErr w:type="gramStart"/>
      <w:r w:rsidR="002B5764">
        <w:t>--?detente</w:t>
      </w:r>
      <w:proofErr w:type="gramEnd"/>
    </w:p>
    <w:p w14:paraId="38CC2672" w14:textId="66F89B26" w:rsidR="002B5764" w:rsidRDefault="002B5764" w:rsidP="001853A7">
      <w:pPr>
        <w:rPr>
          <w:b/>
          <w:bCs/>
        </w:rPr>
      </w:pPr>
      <w:r>
        <w:br/>
      </w:r>
    </w:p>
    <w:p w14:paraId="1C741BFF" w14:textId="77777777" w:rsidR="001853A7" w:rsidRDefault="001853A7" w:rsidP="001853A7">
      <w:pPr>
        <w:rPr>
          <w:b/>
          <w:bCs/>
        </w:rPr>
      </w:pPr>
    </w:p>
    <w:p w14:paraId="42E816BA" w14:textId="77777777" w:rsidR="001853A7" w:rsidRDefault="001853A7" w:rsidP="001853A7">
      <w:pPr>
        <w:rPr>
          <w:b/>
          <w:bCs/>
        </w:rPr>
      </w:pPr>
    </w:p>
    <w:p w14:paraId="50EE90A2" w14:textId="77777777" w:rsidR="001853A7" w:rsidRDefault="001853A7" w:rsidP="001853A7">
      <w:pPr>
        <w:rPr>
          <w:b/>
          <w:bCs/>
        </w:rPr>
      </w:pPr>
    </w:p>
    <w:p w14:paraId="15706E92" w14:textId="77777777" w:rsidR="001853A7" w:rsidRDefault="001853A7" w:rsidP="001853A7">
      <w:pPr>
        <w:rPr>
          <w:b/>
          <w:bCs/>
        </w:rPr>
      </w:pPr>
    </w:p>
    <w:p w14:paraId="03D69C97" w14:textId="77777777" w:rsidR="001853A7" w:rsidRDefault="001853A7" w:rsidP="001853A7">
      <w:pPr>
        <w:rPr>
          <w:b/>
          <w:bCs/>
        </w:rPr>
      </w:pPr>
    </w:p>
    <w:p w14:paraId="0F4440D8" w14:textId="00911E7F" w:rsidR="001853A7" w:rsidRDefault="001853A7" w:rsidP="001853A7">
      <w:r>
        <w:rPr>
          <w:b/>
          <w:bCs/>
        </w:rPr>
        <w:t xml:space="preserve">Two more questions we worked on: </w:t>
      </w:r>
    </w:p>
    <w:p w14:paraId="2FBC528B" w14:textId="60EB6548" w:rsidR="001853A7" w:rsidRDefault="001853A7" w:rsidP="002B5764">
      <w:r>
        <w:t>According to you, what do you perceive Russia</w:t>
      </w:r>
      <w:r w:rsidR="00E13882">
        <w:t>’</w:t>
      </w:r>
      <w:r>
        <w:t xml:space="preserve">s goals to be. Click all that apply. </w:t>
      </w:r>
    </w:p>
    <w:p w14:paraId="5EAAB854" w14:textId="77777777" w:rsidR="001853A7" w:rsidRDefault="001853A7" w:rsidP="002B5764">
      <w:r>
        <w:t>--Take all of Ukraine’s territory</w:t>
      </w:r>
    </w:p>
    <w:p w14:paraId="2E5C09D4" w14:textId="7B550403" w:rsidR="001853A7" w:rsidRDefault="001853A7" w:rsidP="002B5764">
      <w:r>
        <w:t>--Attempting to retake the old Soviet Republics (Latvia, Lithuania etc.)</w:t>
      </w:r>
    </w:p>
    <w:p w14:paraId="5E306FBF" w14:textId="360FDAC7" w:rsidR="001853A7" w:rsidRDefault="001853A7" w:rsidP="002B5764">
      <w:r>
        <w:t>--Attempting to retake All of Eastern Europe, e.g. Poland, Romania, Bulgaria</w:t>
      </w:r>
    </w:p>
    <w:p w14:paraId="0F0AAC55" w14:textId="1D93C68C" w:rsidR="002B5764" w:rsidRDefault="001853A7" w:rsidP="001853A7">
      <w:r>
        <w:t>--Attacking Europea countries (e.g. France, Germany)</w:t>
      </w:r>
      <w:r w:rsidR="002B5764">
        <w:t xml:space="preserve"> </w:t>
      </w:r>
    </w:p>
    <w:p w14:paraId="116546EA" w14:textId="784B1EF9" w:rsidR="001853A7" w:rsidRDefault="001853A7" w:rsidP="001853A7">
      <w:r>
        <w:t>--Russia is a peaceful</w:t>
      </w:r>
      <w:r w:rsidR="00E13882">
        <w:t xml:space="preserve"> country</w:t>
      </w:r>
      <w:r>
        <w:t xml:space="preserve"> and does not desire to take or retake any countries or territories. </w:t>
      </w:r>
    </w:p>
    <w:p w14:paraId="0D4F0B28" w14:textId="36D6FEB8" w:rsidR="001853A7" w:rsidRDefault="001853A7" w:rsidP="001853A7">
      <w:r>
        <w:t>--OR: Russia is a go</w:t>
      </w:r>
      <w:r w:rsidR="00E13882">
        <w:t xml:space="preserve">od </w:t>
      </w:r>
      <w:r>
        <w:t xml:space="preserve">country that is </w:t>
      </w:r>
      <w:r w:rsidR="00E13882">
        <w:t>g</w:t>
      </w:r>
      <w:r>
        <w:t xml:space="preserve">etting a bad reputation. </w:t>
      </w:r>
    </w:p>
    <w:p w14:paraId="177C9532" w14:textId="77777777" w:rsidR="002B5764" w:rsidRDefault="002B5764" w:rsidP="002B5764"/>
    <w:p w14:paraId="5EDB4AC3" w14:textId="77777777" w:rsidR="004E632C" w:rsidRDefault="004E632C" w:rsidP="002B5764"/>
    <w:p w14:paraId="3494BC92" w14:textId="77777777" w:rsidR="004E632C" w:rsidRDefault="004E632C" w:rsidP="002B5764"/>
    <w:p w14:paraId="46C2241E" w14:textId="134D1ABF" w:rsidR="001853A7" w:rsidRDefault="001853A7" w:rsidP="001853A7">
      <w:pPr>
        <w:rPr>
          <w:b/>
          <w:bCs/>
        </w:rPr>
      </w:pPr>
      <w:r>
        <w:rPr>
          <w:b/>
          <w:bCs/>
        </w:rPr>
        <w:t xml:space="preserve">If another country would attack Sweden, </w:t>
      </w:r>
      <w:r w:rsidRPr="00B75B5B">
        <w:rPr>
          <w:b/>
          <w:bCs/>
        </w:rPr>
        <w:t>would you</w:t>
      </w:r>
      <w:r>
        <w:rPr>
          <w:b/>
          <w:bCs/>
        </w:rPr>
        <w:t xml:space="preserve"> support Sweden </w:t>
      </w:r>
      <w:r w:rsidRPr="00B75B5B">
        <w:rPr>
          <w:b/>
          <w:bCs/>
        </w:rPr>
        <w:t xml:space="preserve">to fight </w:t>
      </w:r>
      <w:r>
        <w:rPr>
          <w:b/>
          <w:bCs/>
        </w:rPr>
        <w:t xml:space="preserve">in a war to defend itself. </w:t>
      </w:r>
    </w:p>
    <w:p w14:paraId="20F0749B" w14:textId="77777777" w:rsidR="001853A7" w:rsidRDefault="001853A7" w:rsidP="001853A7">
      <w:r>
        <w:t>Yes or No</w:t>
      </w:r>
    </w:p>
    <w:p w14:paraId="5B4DCDC8" w14:textId="378DB050" w:rsidR="004E632C" w:rsidRDefault="004E632C" w:rsidP="002B5764">
      <w:pPr>
        <w:rPr>
          <w:ins w:id="1" w:author="Rafael Campos-Gottardo" w:date="2026-03-09T16:02:00Z" w16du:dateUtc="2026-03-09T20:02:00Z"/>
        </w:rPr>
      </w:pPr>
    </w:p>
    <w:p w14:paraId="5EF155D2" w14:textId="77777777" w:rsidR="00E13882" w:rsidRDefault="00E13882" w:rsidP="002B5764">
      <w:pPr>
        <w:rPr>
          <w:ins w:id="2" w:author="Rafael Campos-Gottardo" w:date="2026-03-09T16:01:00Z" w16du:dateUtc="2026-03-09T20:01:00Z"/>
        </w:rPr>
      </w:pPr>
    </w:p>
    <w:p w14:paraId="3B826639" w14:textId="0449489A" w:rsidR="00E13882" w:rsidRDefault="00E13882" w:rsidP="002B5764">
      <w:pPr>
        <w:rPr>
          <w:ins w:id="3" w:author="Rafael Campos-Gottardo" w:date="2026-03-09T16:06:00Z" w16du:dateUtc="2026-03-09T20:06:00Z"/>
        </w:rPr>
      </w:pPr>
      <w:ins w:id="4" w:author="Rafael Campos-Gottardo" w:date="2026-03-09T16:05:00Z" w16du:dateUtc="2026-03-09T20:05:00Z">
        <w:r>
          <w:t>To capture situational pro-Russians</w:t>
        </w:r>
      </w:ins>
      <w:ins w:id="5" w:author="Rafael Campos-Gottardo" w:date="2026-03-09T16:06:00Z" w16du:dateUtc="2026-03-09T20:06:00Z">
        <w:r>
          <w:t>?</w:t>
        </w:r>
      </w:ins>
    </w:p>
    <w:p w14:paraId="0D076116" w14:textId="77777777" w:rsidR="00E13882" w:rsidRDefault="00E13882" w:rsidP="002B5764">
      <w:pPr>
        <w:rPr>
          <w:ins w:id="6" w:author="Rafael Campos-Gottardo" w:date="2026-03-09T16:06:00Z" w16du:dateUtc="2026-03-09T20:06:00Z"/>
        </w:rPr>
      </w:pPr>
    </w:p>
    <w:p w14:paraId="2DB491BA" w14:textId="2A546175" w:rsidR="00E13882" w:rsidRDefault="00E13882" w:rsidP="002B5764">
      <w:pPr>
        <w:rPr>
          <w:ins w:id="7" w:author="Rafael Campos-Gottardo" w:date="2026-03-09T16:06:00Z" w16du:dateUtc="2026-03-09T20:06:00Z"/>
        </w:rPr>
      </w:pPr>
      <w:ins w:id="8" w:author="Rafael Campos-Gottardo" w:date="2026-03-09T16:06:00Z" w16du:dateUtc="2026-03-09T20:06:00Z">
        <w:r>
          <w:t>How much do you agree with each of the following statements:</w:t>
        </w:r>
      </w:ins>
    </w:p>
    <w:p w14:paraId="73474CFA" w14:textId="77777777" w:rsidR="00E13882" w:rsidRDefault="00E13882" w:rsidP="002B5764">
      <w:pPr>
        <w:rPr>
          <w:ins w:id="9" w:author="Rafael Campos-Gottardo" w:date="2026-03-09T16:06:00Z" w16du:dateUtc="2026-03-09T20:06:00Z"/>
        </w:rPr>
      </w:pPr>
    </w:p>
    <w:p w14:paraId="7CC7A233" w14:textId="0E90BC1E" w:rsidR="00E13882" w:rsidRDefault="00E13882" w:rsidP="002B5764">
      <w:pPr>
        <w:rPr>
          <w:ins w:id="10" w:author="Rafael Campos-Gottardo" w:date="2026-03-09T16:06:00Z" w16du:dateUtc="2026-03-09T20:06:00Z"/>
        </w:rPr>
      </w:pPr>
      <w:ins w:id="11" w:author="Rafael Campos-Gottardo" w:date="2026-03-09T16:06:00Z" w16du:dateUtc="2026-03-09T20:06:00Z">
        <w:r>
          <w:t>Every effort should be made to prevent war.</w:t>
        </w:r>
      </w:ins>
    </w:p>
    <w:p w14:paraId="154FCDB0" w14:textId="2CA98D5E" w:rsidR="00E13882" w:rsidRDefault="00E13882" w:rsidP="002B5764">
      <w:pPr>
        <w:rPr>
          <w:ins w:id="12" w:author="Rafael Campos-Gottardo" w:date="2026-03-09T16:07:00Z" w16du:dateUtc="2026-03-09T20:07:00Z"/>
        </w:rPr>
      </w:pPr>
      <w:ins w:id="13" w:author="Rafael Campos-Gottardo" w:date="2026-03-09T16:07:00Z" w16du:dateUtc="2026-03-09T20:07:00Z">
        <w:r>
          <w:t>Environmental consequences should always be considered when making policy decisions.</w:t>
        </w:r>
      </w:ins>
    </w:p>
    <w:p w14:paraId="112952B2" w14:textId="4C546F33" w:rsidR="00E13882" w:rsidRDefault="00E13882" w:rsidP="002B5764">
      <w:pPr>
        <w:rPr>
          <w:ins w:id="14" w:author="Rafael Campos-Gottardo" w:date="2026-03-09T16:09:00Z" w16du:dateUtc="2026-03-09T20:09:00Z"/>
        </w:rPr>
      </w:pPr>
      <w:ins w:id="15" w:author="Rafael Campos-Gottardo" w:date="2026-03-09T16:08:00Z" w16du:dateUtc="2026-03-09T20:08:00Z">
        <w:r>
          <w:t xml:space="preserve">Governments should </w:t>
        </w:r>
      </w:ins>
      <w:ins w:id="16" w:author="Rafael Campos-Gottardo" w:date="2026-03-09T17:09:00Z" w16du:dateUtc="2026-03-09T21:09:00Z">
        <w:r>
          <w:t>try</w:t>
        </w:r>
      </w:ins>
      <w:ins w:id="17" w:author="Rafael Campos-Gottardo" w:date="2026-03-09T16:08:00Z" w16du:dateUtc="2026-03-09T20:08:00Z">
        <w:r>
          <w:t xml:space="preserve"> to maintain access to </w:t>
        </w:r>
      </w:ins>
      <w:ins w:id="18" w:author="Rafael Campos-Gottardo" w:date="2026-03-09T16:09:00Z" w16du:dateUtc="2026-03-09T20:09:00Z">
        <w:r>
          <w:t>existing</w:t>
        </w:r>
      </w:ins>
      <w:ins w:id="19" w:author="Rafael Campos-Gottardo" w:date="2026-03-09T16:08:00Z" w16du:dateUtc="2026-03-09T20:08:00Z">
        <w:r>
          <w:t xml:space="preserve"> energy s</w:t>
        </w:r>
      </w:ins>
      <w:ins w:id="20" w:author="Rafael Campos-Gottardo" w:date="2026-03-09T16:09:00Z" w16du:dateUtc="2026-03-09T20:09:00Z">
        <w:r>
          <w:t xml:space="preserve">ources. </w:t>
        </w:r>
      </w:ins>
      <w:ins w:id="21" w:author="Rafael Campos-Gottardo" w:date="2026-03-09T16:08:00Z" w16du:dateUtc="2026-03-09T20:08:00Z">
        <w:r>
          <w:t xml:space="preserve"> </w:t>
        </w:r>
      </w:ins>
    </w:p>
    <w:p w14:paraId="5787EEBE" w14:textId="77777777" w:rsidR="00E13882" w:rsidRDefault="00E13882" w:rsidP="002B5764">
      <w:pPr>
        <w:rPr>
          <w:ins w:id="22" w:author="Rafael Campos-Gottardo" w:date="2026-03-09T16:09:00Z" w16du:dateUtc="2026-03-09T20:09:00Z"/>
        </w:rPr>
      </w:pPr>
    </w:p>
    <w:p w14:paraId="576C3734" w14:textId="4E3095C7" w:rsidR="00E13882" w:rsidRDefault="00E13882" w:rsidP="002B5764">
      <w:pPr>
        <w:rPr>
          <w:ins w:id="23" w:author="Rafael Campos-Gottardo" w:date="2026-03-09T16:09:00Z" w16du:dateUtc="2026-03-09T20:09:00Z"/>
        </w:rPr>
      </w:pPr>
      <w:ins w:id="24" w:author="Rafael Campos-Gottardo" w:date="2026-03-09T16:09:00Z" w16du:dateUtc="2026-03-09T20:09:00Z">
        <w:r>
          <w:t>OR – trade offs</w:t>
        </w:r>
      </w:ins>
    </w:p>
    <w:p w14:paraId="71F79AC6" w14:textId="77777777" w:rsidR="00E13882" w:rsidRDefault="00E13882" w:rsidP="002B5764">
      <w:pPr>
        <w:rPr>
          <w:ins w:id="25" w:author="Rafael Campos-Gottardo" w:date="2026-03-09T16:10:00Z" w16du:dateUtc="2026-03-09T20:10:00Z"/>
        </w:rPr>
      </w:pPr>
    </w:p>
    <w:p w14:paraId="3CED058E" w14:textId="1D5F1FAC" w:rsidR="00E13882" w:rsidRDefault="00E13882" w:rsidP="002B5764">
      <w:pPr>
        <w:rPr>
          <w:ins w:id="26" w:author="Rafael Campos-Gottardo" w:date="2026-03-09T16:09:00Z" w16du:dateUtc="2026-03-09T20:09:00Z"/>
        </w:rPr>
      </w:pPr>
      <w:ins w:id="27" w:author="Rafael Campos-Gottardo" w:date="2026-03-09T16:10:00Z" w16du:dateUtc="2026-03-09T20:10:00Z">
        <w:r>
          <w:t>Which of the following are more important policy goals for the EU</w:t>
        </w:r>
      </w:ins>
      <w:ins w:id="28" w:author="Rafael Campos-Gottardo" w:date="2026-03-09T16:14:00Z" w16du:dateUtc="2026-03-09T20:14:00Z">
        <w:r>
          <w:t xml:space="preserve"> (could do an experiment where respondents are shown a bunch of randomized trade-offs)</w:t>
        </w:r>
      </w:ins>
    </w:p>
    <w:p w14:paraId="4959F9BE" w14:textId="5209B592" w:rsidR="00E13882" w:rsidRDefault="00E13882" w:rsidP="002B5764">
      <w:pPr>
        <w:rPr>
          <w:ins w:id="29" w:author="Rafael Campos-Gottardo" w:date="2026-03-09T16:12:00Z" w16du:dateUtc="2026-03-09T20:12:00Z"/>
        </w:rPr>
      </w:pPr>
      <w:ins w:id="30" w:author="Rafael Campos-Gottardo" w:date="2026-03-09T16:10:00Z" w16du:dateUtc="2026-03-09T20:10:00Z">
        <w:r>
          <w:t xml:space="preserve">Defend European nations from </w:t>
        </w:r>
      </w:ins>
      <w:ins w:id="31" w:author="Rafael Campos-Gottardo" w:date="2026-03-09T16:11:00Z" w16du:dateUtc="2026-03-09T20:11:00Z">
        <w:r>
          <w:t xml:space="preserve">foreign military attacks </w:t>
        </w:r>
      </w:ins>
      <w:ins w:id="32" w:author="Rafael Campos-Gottardo" w:date="2026-03-09T16:14:00Z" w16du:dateUtc="2026-03-09T20:14:00Z">
        <w:r>
          <w:t>OR</w:t>
        </w:r>
      </w:ins>
      <w:ins w:id="33" w:author="Rafael Campos-Gottardo" w:date="2026-03-09T16:11:00Z" w16du:dateUtc="2026-03-09T20:11:00Z">
        <w:r>
          <w:t xml:space="preserve"> </w:t>
        </w:r>
      </w:ins>
      <w:ins w:id="34" w:author="Rafael Campos-Gottardo" w:date="2026-03-09T16:12:00Z" w16du:dateUtc="2026-03-09T20:12:00Z">
        <w:r>
          <w:t>maintain environmental protections</w:t>
        </w:r>
      </w:ins>
      <w:ins w:id="35" w:author="Rafael Campos-Gottardo" w:date="2026-03-09T16:11:00Z" w16du:dateUtc="2026-03-09T20:11:00Z">
        <w:r>
          <w:t xml:space="preserve"> </w:t>
        </w:r>
      </w:ins>
      <w:ins w:id="36" w:author="Rafael Campos-Gottardo" w:date="2026-03-09T16:14:00Z" w16du:dateUtc="2026-03-09T20:14:00Z">
        <w:r>
          <w:t xml:space="preserve">OR maintain </w:t>
        </w:r>
      </w:ins>
      <w:ins w:id="37" w:author="Rafael Campos-Gottardo" w:date="2026-03-09T16:15:00Z" w16du:dateUtc="2026-03-09T20:15:00Z">
        <w:r>
          <w:t xml:space="preserve">costs of cheap energy OR support efforts to take in immigrants and refugees. </w:t>
        </w:r>
      </w:ins>
    </w:p>
    <w:p w14:paraId="4D18443E" w14:textId="77777777" w:rsidR="00E13882" w:rsidRDefault="00E13882" w:rsidP="002B5764">
      <w:pPr>
        <w:rPr>
          <w:ins w:id="38" w:author="Rafael Campos-Gottardo" w:date="2026-03-09T16:12:00Z" w16du:dateUtc="2026-03-09T20:12:00Z"/>
        </w:rPr>
      </w:pPr>
    </w:p>
    <w:p w14:paraId="653662FA" w14:textId="272FF324" w:rsidR="00E13882" w:rsidRDefault="00E13882" w:rsidP="002B5764">
      <w:pPr>
        <w:rPr>
          <w:ins w:id="39" w:author="Rafael Campos-Gottardo" w:date="2026-03-09T16:12:00Z" w16du:dateUtc="2026-03-09T20:12:00Z"/>
        </w:rPr>
      </w:pPr>
      <w:ins w:id="40" w:author="Rafael Campos-Gottardo" w:date="2026-03-09T16:12:00Z" w16du:dateUtc="2026-03-09T20:12:00Z">
        <w:r>
          <w:t xml:space="preserve">Potential country budget? </w:t>
        </w:r>
      </w:ins>
      <w:ins w:id="41" w:author="Rafael Campos-Gottardo" w:date="2026-03-09T19:34:00Z" w16du:dateUtc="2026-03-09T23:34:00Z">
        <w:r w:rsidR="00187E2C">
          <w:t xml:space="preserve">What percentage of your country’s </w:t>
        </w:r>
      </w:ins>
      <w:ins w:id="42" w:author="Rafael Campos-Gottardo" w:date="2026-03-09T19:35:00Z" w16du:dateUtc="2026-03-09T23:35:00Z">
        <w:r w:rsidR="00187E2C">
          <w:t>budget would you</w:t>
        </w:r>
      </w:ins>
      <w:ins w:id="43" w:author="Rafael Campos-Gottardo" w:date="2026-03-09T16:12:00Z" w16du:dateUtc="2026-03-09T20:12:00Z">
        <w:r>
          <w:t xml:space="preserve"> allocate </w:t>
        </w:r>
      </w:ins>
      <w:ins w:id="44" w:author="Rafael Campos-Gottardo" w:date="2026-03-09T19:35:00Z" w16du:dateUtc="2026-03-09T23:35:00Z">
        <w:r w:rsidR="00187E2C">
          <w:t>to each of these</w:t>
        </w:r>
      </w:ins>
      <w:ins w:id="45" w:author="Rafael Campos-Gottardo" w:date="2026-03-09T16:12:00Z" w16du:dateUtc="2026-03-09T20:12:00Z">
        <w:r>
          <w:t xml:space="preserve"> </w:t>
        </w:r>
      </w:ins>
      <w:ins w:id="46" w:author="Rafael Campos-Gottardo" w:date="2026-03-09T19:35:00Z" w16du:dateUtc="2026-03-09T23:35:00Z">
        <w:r w:rsidR="00187E2C">
          <w:t>policy issues</w:t>
        </w:r>
      </w:ins>
      <w:ins w:id="47" w:author="Rafael Campos-Gottardo" w:date="2026-03-09T16:12:00Z" w16du:dateUtc="2026-03-09T20:12:00Z">
        <w:r>
          <w:t>:</w:t>
        </w:r>
      </w:ins>
    </w:p>
    <w:p w14:paraId="67B75999" w14:textId="77777777" w:rsidR="00E13882" w:rsidRDefault="00E13882" w:rsidP="002B5764">
      <w:pPr>
        <w:rPr>
          <w:ins w:id="48" w:author="Rafael Campos-Gottardo" w:date="2026-03-09T16:12:00Z" w16du:dateUtc="2026-03-09T20:12:00Z"/>
        </w:rPr>
      </w:pPr>
    </w:p>
    <w:p w14:paraId="654007B5" w14:textId="5A45C967" w:rsidR="00E13882" w:rsidRDefault="00E13882" w:rsidP="002B5764">
      <w:pPr>
        <w:rPr>
          <w:ins w:id="49" w:author="Rafael Campos-Gottardo" w:date="2026-03-09T16:13:00Z" w16du:dateUtc="2026-03-09T20:13:00Z"/>
        </w:rPr>
      </w:pPr>
      <w:ins w:id="50" w:author="Rafael Campos-Gottardo" w:date="2026-03-09T16:12:00Z" w16du:dateUtc="2026-03-09T20:12:00Z">
        <w:r>
          <w:t>Defence and Secur</w:t>
        </w:r>
      </w:ins>
      <w:ins w:id="51" w:author="Rafael Campos-Gottardo" w:date="2026-03-09T16:13:00Z" w16du:dateUtc="2026-03-09T20:13:00Z">
        <w:r>
          <w:t>ity XX%</w:t>
        </w:r>
      </w:ins>
    </w:p>
    <w:p w14:paraId="52A4FA0E" w14:textId="37DF1FEB" w:rsidR="00E13882" w:rsidRDefault="00E13882" w:rsidP="002B5764">
      <w:pPr>
        <w:rPr>
          <w:ins w:id="52" w:author="Rafael Campos-Gottardo" w:date="2026-03-09T16:13:00Z" w16du:dateUtc="2026-03-09T20:13:00Z"/>
        </w:rPr>
      </w:pPr>
      <w:ins w:id="53" w:author="Rafael Campos-Gottardo" w:date="2026-03-09T16:13:00Z" w16du:dateUtc="2026-03-09T20:13:00Z">
        <w:r>
          <w:t>Environmental protections XX%</w:t>
        </w:r>
      </w:ins>
    </w:p>
    <w:p w14:paraId="5FE0B305" w14:textId="751F54E1" w:rsidR="00E13882" w:rsidRDefault="00E13882" w:rsidP="002B5764">
      <w:pPr>
        <w:rPr>
          <w:ins w:id="54" w:author="Rafael Campos-Gottardo" w:date="2026-03-09T16:13:00Z" w16du:dateUtc="2026-03-09T20:13:00Z"/>
        </w:rPr>
      </w:pPr>
      <w:ins w:id="55" w:author="Rafael Campos-Gottardo" w:date="2026-03-09T16:13:00Z" w16du:dateUtc="2026-03-09T20:13:00Z">
        <w:r>
          <w:t>Housing XX%</w:t>
        </w:r>
      </w:ins>
    </w:p>
    <w:p w14:paraId="7661C3C8" w14:textId="4D504084" w:rsidR="00E13882" w:rsidRDefault="00E13882" w:rsidP="002B5764">
      <w:pPr>
        <w:rPr>
          <w:ins w:id="56" w:author="Rafael Campos-Gottardo" w:date="2026-03-09T16:16:00Z" w16du:dateUtc="2026-03-09T20:16:00Z"/>
        </w:rPr>
      </w:pPr>
      <w:ins w:id="57" w:author="Rafael Campos-Gottardo" w:date="2026-03-09T16:13:00Z" w16du:dateUtc="2026-03-09T20:13:00Z">
        <w:r>
          <w:t>Healthcare XX%</w:t>
        </w:r>
      </w:ins>
    </w:p>
    <w:p w14:paraId="6DDC0CDD" w14:textId="0DFECFCE" w:rsidR="00E13882" w:rsidRDefault="00E13882" w:rsidP="002B5764">
      <w:pPr>
        <w:rPr>
          <w:ins w:id="58" w:author="Rafael Campos-Gottardo" w:date="2026-03-09T16:16:00Z" w16du:dateUtc="2026-03-09T20:16:00Z"/>
        </w:rPr>
      </w:pPr>
      <w:ins w:id="59" w:author="Rafael Campos-Gottardo" w:date="2026-03-09T16:16:00Z" w16du:dateUtc="2026-03-09T20:16:00Z">
        <w:r>
          <w:t>Immigration and Refugees XX%</w:t>
        </w:r>
      </w:ins>
    </w:p>
    <w:p w14:paraId="6CD70233" w14:textId="1FA9975B" w:rsidR="00E13882" w:rsidRDefault="00187E2C" w:rsidP="002B5764">
      <w:pPr>
        <w:rPr>
          <w:ins w:id="60" w:author="Rafael Campos-Gottardo" w:date="2026-03-09T16:17:00Z" w16du:dateUtc="2026-03-09T20:17:00Z"/>
        </w:rPr>
      </w:pPr>
      <w:ins w:id="61" w:author="Rafael Campos-Gottardo" w:date="2026-03-09T19:35:00Z" w16du:dateUtc="2026-03-09T23:35:00Z">
        <w:r>
          <w:t xml:space="preserve">Energy Independence </w:t>
        </w:r>
      </w:ins>
      <w:ins w:id="62" w:author="Rafael Campos-Gottardo" w:date="2026-03-09T16:17:00Z" w16du:dateUtc="2026-03-09T20:17:00Z">
        <w:r w:rsidR="00E13882">
          <w:t>XX%</w:t>
        </w:r>
      </w:ins>
    </w:p>
    <w:p w14:paraId="34E9BDD9" w14:textId="193D1333" w:rsidR="00E13882" w:rsidRDefault="00E13882" w:rsidP="002B5764">
      <w:pPr>
        <w:rPr>
          <w:ins w:id="63" w:author="Rafael Campos-Gottardo" w:date="2026-03-09T16:17:00Z" w16du:dateUtc="2026-03-09T20:17:00Z"/>
        </w:rPr>
      </w:pPr>
      <w:ins w:id="64" w:author="Rafael Campos-Gottardo" w:date="2026-03-09T16:17:00Z" w16du:dateUtc="2026-03-09T20:17:00Z">
        <w:r>
          <w:lastRenderedPageBreak/>
          <w:t>Public Debt XX%</w:t>
        </w:r>
      </w:ins>
    </w:p>
    <w:p w14:paraId="1D467F5B" w14:textId="389F2759" w:rsidR="00E13882" w:rsidRDefault="00E13882" w:rsidP="002B5764">
      <w:pPr>
        <w:rPr>
          <w:ins w:id="65" w:author="Rafael Campos-Gottardo" w:date="2026-03-09T16:14:00Z" w16du:dateUtc="2026-03-09T20:14:00Z"/>
        </w:rPr>
      </w:pPr>
      <w:ins w:id="66" w:author="Rafael Campos-Gottardo" w:date="2026-03-09T16:17:00Z" w16du:dateUtc="2026-03-09T20:17:00Z">
        <w:r>
          <w:t xml:space="preserve">Natural </w:t>
        </w:r>
      </w:ins>
      <w:ins w:id="67" w:author="Rafael Campos-Gottardo" w:date="2026-03-09T16:18:00Z" w16du:dateUtc="2026-03-09T20:18:00Z">
        <w:r>
          <w:t>Disaster Preparedness XX%</w:t>
        </w:r>
      </w:ins>
    </w:p>
    <w:p w14:paraId="360A1C70" w14:textId="77777777" w:rsidR="00E13882" w:rsidRDefault="00E13882" w:rsidP="002B5764">
      <w:pPr>
        <w:rPr>
          <w:ins w:id="68" w:author="Rafael Campos-Gottardo" w:date="2026-03-09T16:13:00Z" w16du:dateUtc="2026-03-09T20:13:00Z"/>
        </w:rPr>
      </w:pPr>
    </w:p>
    <w:p w14:paraId="22C42DB6" w14:textId="77777777" w:rsidR="00E13882" w:rsidRDefault="00E13882" w:rsidP="002B5764">
      <w:pPr>
        <w:rPr>
          <w:ins w:id="69" w:author="Rafael Campos-Gottardo" w:date="2026-03-09T16:05:00Z" w16du:dateUtc="2026-03-09T20:05:00Z"/>
        </w:rPr>
      </w:pPr>
    </w:p>
    <w:p w14:paraId="3D566EAE" w14:textId="77777777" w:rsidR="00E13882" w:rsidRDefault="00E13882" w:rsidP="002B5764">
      <w:pPr>
        <w:rPr>
          <w:ins w:id="70" w:author="Rafael Campos-Gottardo" w:date="2026-03-09T16:05:00Z" w16du:dateUtc="2026-03-09T20:05:00Z"/>
        </w:rPr>
      </w:pPr>
    </w:p>
    <w:p w14:paraId="7D18F1DF" w14:textId="77777777" w:rsidR="00E13882" w:rsidRPr="00A24F02" w:rsidRDefault="00E13882" w:rsidP="002B5764"/>
    <w:sectPr w:rsidR="00E13882" w:rsidRPr="00A24F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3DD3"/>
    <w:multiLevelType w:val="hybridMultilevel"/>
    <w:tmpl w:val="B6EE453A"/>
    <w:lvl w:ilvl="0" w:tplc="FFDC68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96DB2"/>
    <w:multiLevelType w:val="hybridMultilevel"/>
    <w:tmpl w:val="40B0FCB8"/>
    <w:lvl w:ilvl="0" w:tplc="239469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86416">
    <w:abstractNumId w:val="0"/>
  </w:num>
  <w:num w:numId="2" w16cid:durableId="13090459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 Campos-Gottardo">
    <w15:presenceInfo w15:providerId="AD" w15:userId="S::rafael.campos-gottardo@mail.mcgill.ca::b479da54-c673-4cc7-a194-1385beec77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02"/>
    <w:rsid w:val="00093047"/>
    <w:rsid w:val="000F5320"/>
    <w:rsid w:val="001853A7"/>
    <w:rsid w:val="00187E2C"/>
    <w:rsid w:val="00265DE7"/>
    <w:rsid w:val="002B5764"/>
    <w:rsid w:val="003759F4"/>
    <w:rsid w:val="00482FC6"/>
    <w:rsid w:val="004E3561"/>
    <w:rsid w:val="004E632C"/>
    <w:rsid w:val="00A24F02"/>
    <w:rsid w:val="00A26037"/>
    <w:rsid w:val="00B75B5B"/>
    <w:rsid w:val="00CF7333"/>
    <w:rsid w:val="00E13882"/>
    <w:rsid w:val="00E34306"/>
    <w:rsid w:val="00E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1C69"/>
  <w15:chartTrackingRefBased/>
  <w15:docId w15:val="{5432CBD6-572A-407E-B2BF-12534285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0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13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430</Words>
  <Characters>2623</Characters>
  <Application>Microsoft Office Word</Application>
  <DocSecurity>0</DocSecurity>
  <Lines>49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Dietlind Stolle, Prof</dc:creator>
  <cp:keywords/>
  <dc:description/>
  <cp:lastModifiedBy>Rafael Campos-Gottardo</cp:lastModifiedBy>
  <cp:revision>4</cp:revision>
  <dcterms:created xsi:type="dcterms:W3CDTF">2026-03-09T19:58:00Z</dcterms:created>
  <dcterms:modified xsi:type="dcterms:W3CDTF">2026-03-10T14:52:00Z</dcterms:modified>
</cp:coreProperties>
</file>